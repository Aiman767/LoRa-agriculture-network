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01D12" w14:textId="5B7B89B6" w:rsidR="00382F72" w:rsidRPr="00C1399D" w:rsidRDefault="0032532C" w:rsidP="00C1399D">
      <w:pPr>
        <w:pStyle w:val="papertitle"/>
        <w:spacing w:before="100" w:beforeAutospacing="1" w:after="100" w:afterAutospacing="1"/>
        <w:rPr>
          <w:b/>
          <w:bCs/>
          <w:kern w:val="48"/>
        </w:rPr>
      </w:pPr>
      <w:r>
        <w:rPr>
          <w:b/>
          <w:bCs/>
          <w:kern w:val="48"/>
        </w:rPr>
        <w:t>Smart</w:t>
      </w:r>
      <w:r w:rsidR="00B2551F" w:rsidRPr="003D51EE">
        <w:rPr>
          <w:b/>
          <w:bCs/>
          <w:kern w:val="48"/>
        </w:rPr>
        <w:t xml:space="preserve"> Agricultur</w:t>
      </w:r>
      <w:r>
        <w:rPr>
          <w:b/>
          <w:bCs/>
          <w:kern w:val="48"/>
        </w:rPr>
        <w:t>al</w:t>
      </w:r>
      <w:r w:rsidR="00B2551F" w:rsidRPr="003D51EE">
        <w:rPr>
          <w:b/>
          <w:bCs/>
          <w:kern w:val="48"/>
        </w:rPr>
        <w:t xml:space="preserve"> Network</w:t>
      </w:r>
      <w:r w:rsidR="004F1386" w:rsidRPr="003D51EE">
        <w:rPr>
          <w:b/>
          <w:bCs/>
          <w:kern w:val="48"/>
        </w:rPr>
        <w:t xml:space="preserve">: A </w:t>
      </w:r>
      <w:r w:rsidR="00382F72" w:rsidRPr="003D51EE">
        <w:rPr>
          <w:b/>
          <w:bCs/>
          <w:kern w:val="48"/>
        </w:rPr>
        <w:t>Literature Review</w:t>
      </w:r>
    </w:p>
    <w:p w14:paraId="663B91F3" w14:textId="77777777" w:rsidR="00D7522C" w:rsidRPr="00CA4392" w:rsidRDefault="00D7522C" w:rsidP="00CA4392">
      <w:pPr>
        <w:pStyle w:val="Author"/>
        <w:spacing w:before="100" w:beforeAutospacing="1" w:after="100" w:afterAutospacing="1" w:line="120" w:lineRule="auto"/>
        <w:rPr>
          <w:sz w:val="16"/>
          <w:szCs w:val="16"/>
        </w:rPr>
        <w:sectPr w:rsidR="00D7522C" w:rsidRPr="00CA4392" w:rsidSect="003B4E04">
          <w:footerReference w:type="first" r:id="rId11"/>
          <w:pgSz w:w="11906" w:h="16838" w:code="9"/>
          <w:pgMar w:top="540" w:right="893" w:bottom="1440" w:left="893" w:header="720" w:footer="720" w:gutter="0"/>
          <w:cols w:space="720"/>
          <w:titlePg/>
          <w:docGrid w:linePitch="360"/>
        </w:sectPr>
      </w:pPr>
    </w:p>
    <w:p w14:paraId="1CF0C643" w14:textId="77777777" w:rsidR="009F1D79" w:rsidRDefault="009F1D79" w:rsidP="004F1386">
      <w:pPr>
        <w:jc w:val="both"/>
        <w:sectPr w:rsidR="009F1D79" w:rsidSect="003B4E04">
          <w:type w:val="continuous"/>
          <w:pgSz w:w="11906" w:h="16838" w:code="9"/>
          <w:pgMar w:top="450" w:right="893" w:bottom="1440" w:left="893" w:header="720" w:footer="720" w:gutter="0"/>
          <w:cols w:num="3" w:space="720"/>
          <w:docGrid w:linePitch="360"/>
        </w:sectPr>
      </w:pPr>
    </w:p>
    <w:p w14:paraId="42500CA9" w14:textId="77777777" w:rsidR="009303D9" w:rsidRPr="003D51EE" w:rsidRDefault="009303D9">
      <w:pPr>
        <w:rPr>
          <w:b/>
          <w:bCs/>
          <w:i/>
          <w:iCs/>
          <w:sz w:val="28"/>
          <w:szCs w:val="28"/>
        </w:rPr>
      </w:pPr>
    </w:p>
    <w:p w14:paraId="1BA21CB1" w14:textId="77777777" w:rsidR="00382F72" w:rsidRPr="003D51EE" w:rsidRDefault="00382F72">
      <w:pPr>
        <w:rPr>
          <w:b/>
          <w:bCs/>
          <w:i/>
          <w:iCs/>
          <w:sz w:val="28"/>
          <w:szCs w:val="28"/>
        </w:rPr>
      </w:pPr>
    </w:p>
    <w:p w14:paraId="10896CD2" w14:textId="6BB3BE96" w:rsidR="00382F72" w:rsidRPr="003D51EE" w:rsidRDefault="00382F72">
      <w:pPr>
        <w:rPr>
          <w:b/>
          <w:bCs/>
          <w:i/>
          <w:iCs/>
          <w:sz w:val="28"/>
          <w:szCs w:val="28"/>
        </w:rPr>
      </w:pPr>
      <w:r w:rsidRPr="003D51EE">
        <w:rPr>
          <w:b/>
          <w:bCs/>
          <w:i/>
          <w:iCs/>
          <w:sz w:val="28"/>
          <w:szCs w:val="28"/>
        </w:rPr>
        <w:t>Ayodeji Onipe</w:t>
      </w:r>
      <w:r w:rsidR="003D51EE" w:rsidRPr="003D51EE">
        <w:rPr>
          <w:b/>
          <w:bCs/>
          <w:i/>
          <w:iCs/>
          <w:sz w:val="28"/>
          <w:szCs w:val="28"/>
        </w:rPr>
        <w:t>,</w:t>
      </w:r>
    </w:p>
    <w:p w14:paraId="6B793F10" w14:textId="5B0E8FBD" w:rsidR="00382F72" w:rsidRPr="003D51EE" w:rsidRDefault="00382F72">
      <w:pPr>
        <w:rPr>
          <w:b/>
          <w:bCs/>
          <w:i/>
          <w:iCs/>
          <w:sz w:val="28"/>
          <w:szCs w:val="28"/>
        </w:rPr>
      </w:pPr>
      <w:r w:rsidRPr="003D51EE">
        <w:rPr>
          <w:b/>
          <w:bCs/>
          <w:i/>
          <w:iCs/>
          <w:sz w:val="28"/>
          <w:szCs w:val="28"/>
        </w:rPr>
        <w:t>Aiman Abdulrazak</w:t>
      </w:r>
    </w:p>
    <w:p w14:paraId="40B25CA8" w14:textId="77777777" w:rsidR="00382F72" w:rsidRPr="003D51EE" w:rsidRDefault="00382F72">
      <w:pPr>
        <w:rPr>
          <w:b/>
          <w:bCs/>
          <w:i/>
          <w:iCs/>
          <w:sz w:val="28"/>
          <w:szCs w:val="28"/>
        </w:rPr>
      </w:pPr>
    </w:p>
    <w:p w14:paraId="5BF2C01F" w14:textId="69A381AB" w:rsidR="003D51EE" w:rsidRPr="003D51EE" w:rsidRDefault="003D51EE">
      <w:pPr>
        <w:rPr>
          <w:b/>
          <w:bCs/>
          <w:i/>
          <w:iCs/>
          <w:sz w:val="28"/>
          <w:szCs w:val="28"/>
        </w:rPr>
        <w:sectPr w:rsidR="003D51EE" w:rsidRPr="003D51EE" w:rsidSect="003B4E04">
          <w:type w:val="continuous"/>
          <w:pgSz w:w="11906" w:h="16838" w:code="9"/>
          <w:pgMar w:top="450" w:right="893" w:bottom="1440" w:left="893" w:header="720" w:footer="720" w:gutter="0"/>
          <w:cols w:num="3" w:space="720"/>
          <w:docGrid w:linePitch="360"/>
        </w:sectPr>
      </w:pPr>
    </w:p>
    <w:p w14:paraId="09278EEE" w14:textId="3518B7E5" w:rsidR="003D51EE" w:rsidRPr="003D51EE" w:rsidRDefault="003D51EE" w:rsidP="003D51EE">
      <w:pPr>
        <w:pStyle w:val="Abstract"/>
        <w:ind w:firstLine="0"/>
        <w:jc w:val="center"/>
        <w:rPr>
          <w:b w:val="0"/>
          <w:bCs w:val="0"/>
          <w:i/>
          <w:iCs/>
          <w:sz w:val="28"/>
          <w:szCs w:val="28"/>
        </w:rPr>
      </w:pPr>
      <w:r w:rsidRPr="003D51EE">
        <w:rPr>
          <w:b w:val="0"/>
          <w:bCs w:val="0"/>
          <w:i/>
          <w:iCs/>
          <w:sz w:val="28"/>
          <w:szCs w:val="28"/>
        </w:rPr>
        <w:t>Bachelor of Technology- Automation Technology, McMaster University</w:t>
      </w:r>
    </w:p>
    <w:p w14:paraId="720FE9DB" w14:textId="0F36C4B7" w:rsidR="003D51EE" w:rsidRPr="00622BBE" w:rsidRDefault="00280F20" w:rsidP="004F1386">
      <w:pPr>
        <w:pStyle w:val="Abstract"/>
        <w:ind w:firstLine="0"/>
        <w:rPr>
          <w:b w:val="0"/>
          <w:bCs w:val="0"/>
        </w:rPr>
      </w:pPr>
      <w:r>
        <w:rPr>
          <w:b w:val="0"/>
          <w:bCs w:val="0"/>
        </w:rPr>
        <w:t xml:space="preserve">At GitHub on: </w:t>
      </w:r>
      <w:r w:rsidR="00622BBE" w:rsidRPr="00622BBE">
        <w:rPr>
          <w:b w:val="0"/>
          <w:bCs w:val="0"/>
        </w:rPr>
        <w:t>https://github.com/Aiman767/LoRa-agriculture-network</w:t>
      </w:r>
    </w:p>
    <w:p w14:paraId="0AC13F8E" w14:textId="0F58C8D3" w:rsidR="004D72B5" w:rsidRPr="00C7371D" w:rsidRDefault="009303D9" w:rsidP="004F1386">
      <w:pPr>
        <w:pStyle w:val="Abstract"/>
        <w:ind w:firstLine="0"/>
      </w:pPr>
      <w:r w:rsidRPr="00C7371D">
        <w:t>Abstract</w:t>
      </w:r>
    </w:p>
    <w:p w14:paraId="2C3D5FC8" w14:textId="799D8166" w:rsidR="0032532C" w:rsidRPr="00C7371D" w:rsidRDefault="0032532C" w:rsidP="00755924">
      <w:pPr>
        <w:pStyle w:val="Abstract"/>
        <w:ind w:firstLine="274"/>
        <w:rPr>
          <w:b w:val="0"/>
          <w:bCs w:val="0"/>
        </w:rPr>
      </w:pPr>
      <w:r>
        <w:rPr>
          <w:b w:val="0"/>
          <w:bCs w:val="0"/>
        </w:rPr>
        <w:t xml:space="preserve">Smart agricultural network is a smart system that depends on both hardware components in the field and a devoted software infrastructure to transmit </w:t>
      </w:r>
      <w:r w:rsidR="001E23AD">
        <w:rPr>
          <w:b w:val="0"/>
          <w:bCs w:val="0"/>
        </w:rPr>
        <w:t>agricultural data</w:t>
      </w:r>
      <w:r w:rsidR="00F56FF8">
        <w:rPr>
          <w:b w:val="0"/>
          <w:bCs w:val="0"/>
        </w:rPr>
        <w:t xml:space="preserve">. </w:t>
      </w:r>
      <w:r w:rsidR="00106AA1">
        <w:rPr>
          <w:b w:val="0"/>
          <w:bCs w:val="0"/>
        </w:rPr>
        <w:t xml:space="preserve">The agricultural data transmitted can be anything </w:t>
      </w:r>
      <w:r w:rsidR="00EA70E9">
        <w:rPr>
          <w:b w:val="0"/>
          <w:bCs w:val="0"/>
        </w:rPr>
        <w:t xml:space="preserve">that will provide </w:t>
      </w:r>
      <w:r w:rsidR="00CB3E7D">
        <w:rPr>
          <w:b w:val="0"/>
          <w:bCs w:val="0"/>
        </w:rPr>
        <w:t xml:space="preserve">insightful </w:t>
      </w:r>
      <w:r w:rsidR="007F161B">
        <w:rPr>
          <w:b w:val="0"/>
          <w:bCs w:val="0"/>
        </w:rPr>
        <w:t xml:space="preserve">value </w:t>
      </w:r>
      <w:r w:rsidR="00BF6C87">
        <w:rPr>
          <w:b w:val="0"/>
          <w:bCs w:val="0"/>
        </w:rPr>
        <w:t>such as</w:t>
      </w:r>
      <w:r w:rsidR="00106AA1">
        <w:rPr>
          <w:b w:val="0"/>
          <w:bCs w:val="0"/>
        </w:rPr>
        <w:t xml:space="preserve"> temperature, humidity</w:t>
      </w:r>
      <w:r w:rsidR="00BF6C87">
        <w:rPr>
          <w:b w:val="0"/>
          <w:bCs w:val="0"/>
        </w:rPr>
        <w:t>,</w:t>
      </w:r>
      <w:r w:rsidR="00106AA1">
        <w:rPr>
          <w:b w:val="0"/>
          <w:bCs w:val="0"/>
        </w:rPr>
        <w:t xml:space="preserve"> and sunlight </w:t>
      </w:r>
      <w:r w:rsidR="00EA70E9">
        <w:rPr>
          <w:b w:val="0"/>
          <w:bCs w:val="0"/>
        </w:rPr>
        <w:t>measurements</w:t>
      </w:r>
      <w:r w:rsidR="00BF6C87">
        <w:rPr>
          <w:b w:val="0"/>
          <w:bCs w:val="0"/>
        </w:rPr>
        <w:t xml:space="preserve"> from sensors in the field. These data points can then be analyzed over time using the </w:t>
      </w:r>
      <w:r w:rsidR="00183BC8">
        <w:rPr>
          <w:b w:val="0"/>
          <w:bCs w:val="0"/>
        </w:rPr>
        <w:t xml:space="preserve">software </w:t>
      </w:r>
      <w:r w:rsidR="002C436B">
        <w:rPr>
          <w:b w:val="0"/>
          <w:bCs w:val="0"/>
        </w:rPr>
        <w:t xml:space="preserve">in the cloud. </w:t>
      </w:r>
      <w:r w:rsidR="00E14239">
        <w:rPr>
          <w:b w:val="0"/>
          <w:bCs w:val="0"/>
        </w:rPr>
        <w:t xml:space="preserve">It was proposed to </w:t>
      </w:r>
      <w:r w:rsidR="002C436B">
        <w:rPr>
          <w:b w:val="0"/>
          <w:bCs w:val="0"/>
        </w:rPr>
        <w:t xml:space="preserve">optimize resource management in commercial scale </w:t>
      </w:r>
      <w:r w:rsidR="00E665EF">
        <w:rPr>
          <w:b w:val="0"/>
          <w:bCs w:val="0"/>
        </w:rPr>
        <w:t xml:space="preserve">agricultural </w:t>
      </w:r>
      <w:r w:rsidR="003268CE">
        <w:rPr>
          <w:b w:val="0"/>
          <w:bCs w:val="0"/>
        </w:rPr>
        <w:t xml:space="preserve">systems, and can be </w:t>
      </w:r>
      <w:r w:rsidR="00634E8A">
        <w:rPr>
          <w:b w:val="0"/>
          <w:bCs w:val="0"/>
        </w:rPr>
        <w:t xml:space="preserve">retrofitted into existing farming, or gardening processes as required. This paper </w:t>
      </w:r>
      <w:r w:rsidR="007006B7">
        <w:rPr>
          <w:b w:val="0"/>
          <w:bCs w:val="0"/>
        </w:rPr>
        <w:t xml:space="preserve">provides a </w:t>
      </w:r>
      <w:r w:rsidR="00CE7960">
        <w:rPr>
          <w:b w:val="0"/>
          <w:bCs w:val="0"/>
        </w:rPr>
        <w:t>summarized</w:t>
      </w:r>
      <w:r w:rsidR="007006B7">
        <w:rPr>
          <w:b w:val="0"/>
          <w:bCs w:val="0"/>
        </w:rPr>
        <w:t xml:space="preserve"> </w:t>
      </w:r>
      <w:r w:rsidR="00502F81">
        <w:rPr>
          <w:b w:val="0"/>
          <w:bCs w:val="0"/>
        </w:rPr>
        <w:t xml:space="preserve">use case for a </w:t>
      </w:r>
      <w:r w:rsidR="00CE7960">
        <w:rPr>
          <w:b w:val="0"/>
          <w:bCs w:val="0"/>
        </w:rPr>
        <w:t>spread</w:t>
      </w:r>
      <w:r w:rsidR="002E6F29">
        <w:rPr>
          <w:b w:val="0"/>
          <w:bCs w:val="0"/>
        </w:rPr>
        <w:t>-</w:t>
      </w:r>
      <w:r w:rsidR="00CE7960">
        <w:rPr>
          <w:b w:val="0"/>
          <w:bCs w:val="0"/>
        </w:rPr>
        <w:t>out</w:t>
      </w:r>
      <w:r w:rsidR="00634E8A">
        <w:rPr>
          <w:b w:val="0"/>
          <w:bCs w:val="0"/>
        </w:rPr>
        <w:t xml:space="preserve"> </w:t>
      </w:r>
      <w:r w:rsidR="00CE7960">
        <w:rPr>
          <w:b w:val="0"/>
          <w:bCs w:val="0"/>
        </w:rPr>
        <w:t>agricultural system</w:t>
      </w:r>
      <w:r w:rsidR="000A3DC6">
        <w:rPr>
          <w:b w:val="0"/>
          <w:bCs w:val="0"/>
        </w:rPr>
        <w:t>: data is collected</w:t>
      </w:r>
      <w:r w:rsidR="009C751C">
        <w:rPr>
          <w:b w:val="0"/>
          <w:bCs w:val="0"/>
        </w:rPr>
        <w:t xml:space="preserve"> in the field</w:t>
      </w:r>
      <w:r w:rsidR="000A3DC6">
        <w:rPr>
          <w:b w:val="0"/>
          <w:bCs w:val="0"/>
        </w:rPr>
        <w:t xml:space="preserve"> and transmitted </w:t>
      </w:r>
      <w:r w:rsidR="00D603DC">
        <w:rPr>
          <w:b w:val="0"/>
          <w:bCs w:val="0"/>
        </w:rPr>
        <w:t>to the Cloud</w:t>
      </w:r>
      <w:r w:rsidR="0047059A">
        <w:rPr>
          <w:b w:val="0"/>
          <w:bCs w:val="0"/>
        </w:rPr>
        <w:t xml:space="preserve">, then </w:t>
      </w:r>
      <w:r w:rsidR="00FF7964">
        <w:rPr>
          <w:b w:val="0"/>
          <w:bCs w:val="0"/>
        </w:rPr>
        <w:t xml:space="preserve">displayed in an interface </w:t>
      </w:r>
      <w:r w:rsidR="000E1632">
        <w:rPr>
          <w:b w:val="0"/>
          <w:bCs w:val="0"/>
        </w:rPr>
        <w:t xml:space="preserve">where reactive prompts are triggered based on </w:t>
      </w:r>
      <w:r w:rsidR="00160143">
        <w:rPr>
          <w:b w:val="0"/>
          <w:bCs w:val="0"/>
        </w:rPr>
        <w:t>measurement thresholds.</w:t>
      </w:r>
    </w:p>
    <w:p w14:paraId="32AFD958" w14:textId="2C908D5F" w:rsidR="009303D9" w:rsidRPr="00580C20" w:rsidRDefault="004D72B5" w:rsidP="00972203">
      <w:pPr>
        <w:pStyle w:val="Keywords"/>
        <w:rPr>
          <w:vertAlign w:val="subscript"/>
        </w:rPr>
      </w:pPr>
      <w:r w:rsidRPr="004D72B5">
        <w:t>Keywords—</w:t>
      </w:r>
      <w:r w:rsidR="00160143">
        <w:t xml:space="preserve"> </w:t>
      </w:r>
      <w:r w:rsidR="008027E1">
        <w:t>A</w:t>
      </w:r>
      <w:r w:rsidR="007B78A6">
        <w:t>griculture</w:t>
      </w:r>
      <w:r w:rsidR="00160143">
        <w:t>, Wi-Fi enabled</w:t>
      </w:r>
      <w:r w:rsidR="007B78A6">
        <w:t xml:space="preserve"> network</w:t>
      </w:r>
      <w:r w:rsidR="00D7522C">
        <w:t>,</w:t>
      </w:r>
      <w:r w:rsidR="009303D9" w:rsidRPr="004D72B5">
        <w:t xml:space="preserve"> </w:t>
      </w:r>
      <w:r w:rsidR="007B78A6">
        <w:t>sensors</w:t>
      </w:r>
      <w:r w:rsidR="00677B9C">
        <w:t>, SMS Alerts, Twitter Tweet Alerts</w:t>
      </w:r>
      <w:r w:rsidR="00160143">
        <w:t>.</w:t>
      </w:r>
    </w:p>
    <w:p w14:paraId="1F31C5A2" w14:textId="272A7263" w:rsidR="009303D9" w:rsidRPr="00D632BE" w:rsidRDefault="009303D9" w:rsidP="006B6B66">
      <w:pPr>
        <w:pStyle w:val="Heading1"/>
      </w:pPr>
      <w:r w:rsidRPr="00D632BE">
        <w:t xml:space="preserve">Introduction </w:t>
      </w:r>
    </w:p>
    <w:p w14:paraId="6479D366" w14:textId="77777777" w:rsidR="001C0BAB" w:rsidRDefault="008C3B99" w:rsidP="001C0BAB">
      <w:pPr>
        <w:pStyle w:val="BodyText"/>
        <w:rPr>
          <w:lang w:val="en-CA"/>
        </w:rPr>
      </w:pPr>
      <w:r>
        <w:rPr>
          <w:lang w:val="en-CA"/>
        </w:rPr>
        <w:t>Agriculture is a growing business that</w:t>
      </w:r>
      <w:r w:rsidR="00EA135C">
        <w:rPr>
          <w:lang w:val="en-CA"/>
        </w:rPr>
        <w:t xml:space="preserve"> feeds the world. As the global population rises, many mistakes and inefficiencies that were </w:t>
      </w:r>
      <w:r w:rsidR="00152739">
        <w:rPr>
          <w:lang w:val="en-CA"/>
        </w:rPr>
        <w:t xml:space="preserve">palatable in the past </w:t>
      </w:r>
      <w:r w:rsidR="00466DA8">
        <w:rPr>
          <w:lang w:val="en-CA"/>
        </w:rPr>
        <w:t xml:space="preserve">now have graver consequences. </w:t>
      </w:r>
      <w:r w:rsidR="001E77F5">
        <w:rPr>
          <w:lang w:val="en-CA"/>
        </w:rPr>
        <w:t xml:space="preserve">The amount of food wastage is astonishing, </w:t>
      </w:r>
      <w:r w:rsidR="008F5620">
        <w:rPr>
          <w:lang w:val="en-CA"/>
        </w:rPr>
        <w:t xml:space="preserve">for all food </w:t>
      </w:r>
      <w:r w:rsidR="00BF10BE">
        <w:rPr>
          <w:lang w:val="en-CA"/>
        </w:rPr>
        <w:t>grown and manufactured 32 % is wasted (</w:t>
      </w:r>
      <w:r w:rsidR="00FB5D52">
        <w:rPr>
          <w:lang w:val="en-CA"/>
        </w:rPr>
        <w:t xml:space="preserve">Greid, J. </w:t>
      </w:r>
      <w:r w:rsidR="008C0A28">
        <w:rPr>
          <w:lang w:val="en-CA"/>
        </w:rPr>
        <w:t xml:space="preserve">2019). </w:t>
      </w:r>
      <w:r w:rsidR="001C0BAB">
        <w:rPr>
          <w:lang w:val="en-CA"/>
        </w:rPr>
        <w:t xml:space="preserve">Numbers like that coupled with climate change and its effects on both the global economy and agriculture supply chains will be devasting; in some parts of the world this devastation is being felt more than others. </w:t>
      </w:r>
    </w:p>
    <w:p w14:paraId="14C5D3C6" w14:textId="1BD43342" w:rsidR="008B4821" w:rsidRPr="00B8731B" w:rsidRDefault="002540AE" w:rsidP="00B8731B">
      <w:pPr>
        <w:pStyle w:val="BodyText"/>
        <w:rPr>
          <w:lang w:val="en-CA"/>
        </w:rPr>
      </w:pPr>
      <w:r>
        <w:rPr>
          <w:lang w:val="en-CA"/>
        </w:rPr>
        <w:t xml:space="preserve">The smart agricultural network is a smart system that monitors </w:t>
      </w:r>
      <w:r w:rsidR="004E1031">
        <w:rPr>
          <w:lang w:val="en-CA"/>
        </w:rPr>
        <w:t>agricultural data in the field from any remote location</w:t>
      </w:r>
      <w:r w:rsidR="00AC52F5">
        <w:rPr>
          <w:lang w:val="en-CA"/>
        </w:rPr>
        <w:t xml:space="preserve"> to </w:t>
      </w:r>
      <w:r w:rsidR="00903395">
        <w:rPr>
          <w:lang w:val="en-CA"/>
        </w:rPr>
        <w:t xml:space="preserve">some cloud infrastructure for </w:t>
      </w:r>
      <w:r w:rsidR="006A33AF">
        <w:rPr>
          <w:lang w:val="en-CA"/>
        </w:rPr>
        <w:t xml:space="preserve">visualization, </w:t>
      </w:r>
      <w:r w:rsidR="00CD7026">
        <w:rPr>
          <w:lang w:val="en-CA"/>
        </w:rPr>
        <w:t>analysis,</w:t>
      </w:r>
      <w:r w:rsidR="006A33AF">
        <w:rPr>
          <w:lang w:val="en-CA"/>
        </w:rPr>
        <w:t xml:space="preserve"> and </w:t>
      </w:r>
      <w:r w:rsidR="00153177">
        <w:rPr>
          <w:lang w:val="en-CA"/>
        </w:rPr>
        <w:t xml:space="preserve">scheduled action. </w:t>
      </w:r>
    </w:p>
    <w:p w14:paraId="78B86CA5" w14:textId="77777777" w:rsidR="008B4821" w:rsidRPr="008B4821" w:rsidRDefault="008B4821" w:rsidP="008B4821">
      <w:pPr>
        <w:jc w:val="left"/>
      </w:pPr>
    </w:p>
    <w:p w14:paraId="5B26BB6D" w14:textId="7A24CE44" w:rsidR="008B4821" w:rsidRDefault="00CD7026" w:rsidP="008B4821">
      <w:pPr>
        <w:pStyle w:val="Heading1"/>
      </w:pPr>
      <w:r>
        <w:t xml:space="preserve">Features &amp; </w:t>
      </w:r>
      <w:r w:rsidR="00E40BC0">
        <w:t>Implementation</w:t>
      </w:r>
    </w:p>
    <w:p w14:paraId="5C4F9A16" w14:textId="77777777" w:rsidR="00E40BC0" w:rsidRPr="00E40BC0" w:rsidRDefault="00E40BC0" w:rsidP="00E40BC0"/>
    <w:p w14:paraId="692576B0" w14:textId="2932DA2A" w:rsidR="007B7883" w:rsidRPr="00B006F3" w:rsidRDefault="009E2BDD" w:rsidP="00E40BC0">
      <w:pPr>
        <w:pStyle w:val="BodyText"/>
        <w:rPr>
          <w:sz w:val="18"/>
          <w:szCs w:val="18"/>
          <w:lang w:val="en-CA"/>
        </w:rPr>
      </w:pPr>
      <w:r>
        <w:rPr>
          <w:sz w:val="18"/>
          <w:szCs w:val="18"/>
          <w:lang w:val="en-CA"/>
        </w:rPr>
        <w:t xml:space="preserve">The </w:t>
      </w:r>
      <w:r w:rsidR="00B725DA">
        <w:rPr>
          <w:sz w:val="18"/>
          <w:szCs w:val="18"/>
          <w:lang w:val="en-CA"/>
        </w:rPr>
        <w:t xml:space="preserve">Figure </w:t>
      </w:r>
      <w:r w:rsidR="007C63B0">
        <w:rPr>
          <w:sz w:val="18"/>
          <w:szCs w:val="18"/>
          <w:lang w:val="en-CA"/>
        </w:rPr>
        <w:t>2</w:t>
      </w:r>
      <w:r w:rsidR="004B34D4" w:rsidRPr="00B006F3">
        <w:rPr>
          <w:sz w:val="18"/>
          <w:szCs w:val="18"/>
          <w:lang w:val="en-CA"/>
        </w:rPr>
        <w:t xml:space="preserve"> below represents our technology stack.</w:t>
      </w:r>
      <w:r w:rsidR="000A75EB" w:rsidRPr="00B006F3">
        <w:rPr>
          <w:sz w:val="18"/>
          <w:szCs w:val="18"/>
          <w:lang w:val="en-CA"/>
        </w:rPr>
        <w:t xml:space="preserve"> </w:t>
      </w:r>
      <w:r w:rsidR="00060C3D" w:rsidRPr="00B006F3">
        <w:rPr>
          <w:sz w:val="18"/>
          <w:szCs w:val="18"/>
          <w:lang w:val="en-CA"/>
        </w:rPr>
        <w:t xml:space="preserve">The </w:t>
      </w:r>
      <w:r w:rsidR="004F746D" w:rsidRPr="00B006F3">
        <w:rPr>
          <w:sz w:val="18"/>
          <w:szCs w:val="18"/>
          <w:lang w:val="en-CA"/>
        </w:rPr>
        <w:t xml:space="preserve">data is collected from a sensor in the field, </w:t>
      </w:r>
      <w:r w:rsidR="000704FF" w:rsidRPr="00B006F3">
        <w:rPr>
          <w:sz w:val="18"/>
          <w:szCs w:val="18"/>
          <w:lang w:val="en-CA"/>
        </w:rPr>
        <w:t xml:space="preserve">it is </w:t>
      </w:r>
      <w:r w:rsidR="00B17EE8" w:rsidRPr="00B006F3">
        <w:rPr>
          <w:sz w:val="18"/>
          <w:szCs w:val="18"/>
          <w:lang w:val="en-CA"/>
        </w:rPr>
        <w:t xml:space="preserve">transmitted through a Wi-Fi enabled device </w:t>
      </w:r>
      <w:r w:rsidR="003B1FBC" w:rsidRPr="00B006F3">
        <w:rPr>
          <w:sz w:val="18"/>
          <w:szCs w:val="18"/>
          <w:lang w:val="en-CA"/>
        </w:rPr>
        <w:t xml:space="preserve">to the </w:t>
      </w:r>
      <w:r w:rsidR="00DB5E06" w:rsidRPr="00B006F3">
        <w:rPr>
          <w:sz w:val="18"/>
          <w:szCs w:val="18"/>
          <w:lang w:val="en-CA"/>
        </w:rPr>
        <w:t xml:space="preserve">Cloud. </w:t>
      </w:r>
      <w:r w:rsidR="0006208D" w:rsidRPr="00B006F3">
        <w:rPr>
          <w:sz w:val="18"/>
          <w:szCs w:val="18"/>
          <w:lang w:val="en-CA"/>
        </w:rPr>
        <w:t xml:space="preserve">The cloud infrastructure handles data visualization and </w:t>
      </w:r>
      <w:r w:rsidR="00AD4963" w:rsidRPr="00B006F3">
        <w:rPr>
          <w:sz w:val="18"/>
          <w:szCs w:val="18"/>
          <w:lang w:val="en-CA"/>
        </w:rPr>
        <w:t xml:space="preserve">contains backend logic to update </w:t>
      </w:r>
      <w:r w:rsidR="00733DA2" w:rsidRPr="00B006F3">
        <w:rPr>
          <w:sz w:val="18"/>
          <w:szCs w:val="18"/>
          <w:lang w:val="en-CA"/>
        </w:rPr>
        <w:t xml:space="preserve">all the visuals according to the use case. </w:t>
      </w:r>
      <w:r w:rsidR="00F2659C" w:rsidRPr="00B006F3">
        <w:rPr>
          <w:sz w:val="18"/>
          <w:szCs w:val="18"/>
          <w:lang w:val="en-CA"/>
        </w:rPr>
        <w:t xml:space="preserve">The cloud infrastructure also </w:t>
      </w:r>
      <w:r w:rsidR="0020580E" w:rsidRPr="00B006F3">
        <w:rPr>
          <w:sz w:val="18"/>
          <w:szCs w:val="18"/>
          <w:lang w:val="en-CA"/>
        </w:rPr>
        <w:t xml:space="preserve">uses third party APIs to send alerts </w:t>
      </w:r>
      <w:r w:rsidR="00A55270" w:rsidRPr="00B006F3">
        <w:rPr>
          <w:sz w:val="18"/>
          <w:szCs w:val="18"/>
          <w:lang w:val="en-CA"/>
        </w:rPr>
        <w:t xml:space="preserve">to the client through common </w:t>
      </w:r>
      <w:r w:rsidR="008D3098" w:rsidRPr="00B006F3">
        <w:rPr>
          <w:sz w:val="18"/>
          <w:szCs w:val="18"/>
          <w:lang w:val="en-CA"/>
        </w:rPr>
        <w:t>applications such as Twitter</w:t>
      </w:r>
      <w:r w:rsidR="00C3616E" w:rsidRPr="00B006F3">
        <w:rPr>
          <w:sz w:val="18"/>
          <w:szCs w:val="18"/>
          <w:lang w:val="en-CA"/>
        </w:rPr>
        <w:t xml:space="preserve">; the more crucial </w:t>
      </w:r>
      <w:r w:rsidR="007B7883" w:rsidRPr="00B006F3">
        <w:rPr>
          <w:sz w:val="18"/>
          <w:szCs w:val="18"/>
          <w:lang w:val="en-CA"/>
        </w:rPr>
        <w:t>updates are given to the user via SMS.</w:t>
      </w:r>
      <w:r w:rsidR="0020580E" w:rsidRPr="00B006F3">
        <w:rPr>
          <w:sz w:val="18"/>
          <w:szCs w:val="18"/>
          <w:lang w:val="en-CA"/>
        </w:rPr>
        <w:t xml:space="preserve"> </w:t>
      </w:r>
    </w:p>
    <w:p w14:paraId="7B862EDE" w14:textId="442645E8" w:rsidR="00E40BC0" w:rsidRPr="00B006F3" w:rsidRDefault="00885128" w:rsidP="00E40BC0">
      <w:pPr>
        <w:pStyle w:val="BodyText"/>
        <w:rPr>
          <w:sz w:val="18"/>
          <w:szCs w:val="18"/>
          <w:lang w:val="en-CA"/>
        </w:rPr>
      </w:pPr>
      <w:r w:rsidRPr="00B006F3">
        <w:rPr>
          <w:sz w:val="18"/>
          <w:szCs w:val="18"/>
          <w:lang w:val="en-CA"/>
        </w:rPr>
        <w:t>The use case in this report focuses on a single sensor</w:t>
      </w:r>
      <w:r w:rsidR="00E72A74" w:rsidRPr="00B006F3">
        <w:rPr>
          <w:sz w:val="18"/>
          <w:szCs w:val="18"/>
          <w:lang w:val="en-CA"/>
        </w:rPr>
        <w:t xml:space="preserve"> – the DHT11 – which collects both temperature and humidity measurements</w:t>
      </w:r>
      <w:r w:rsidR="0046789B" w:rsidRPr="00B006F3">
        <w:rPr>
          <w:sz w:val="18"/>
          <w:szCs w:val="18"/>
          <w:lang w:val="en-CA"/>
        </w:rPr>
        <w:t xml:space="preserve"> in its vicinity. </w:t>
      </w:r>
      <w:r w:rsidR="00642211" w:rsidRPr="00B006F3">
        <w:rPr>
          <w:sz w:val="18"/>
          <w:szCs w:val="18"/>
          <w:lang w:val="en-CA"/>
        </w:rPr>
        <w:t xml:space="preserve">The </w:t>
      </w:r>
      <w:r w:rsidR="005D3A02" w:rsidRPr="00B006F3">
        <w:rPr>
          <w:sz w:val="18"/>
          <w:szCs w:val="18"/>
          <w:lang w:val="en-CA"/>
        </w:rPr>
        <w:t xml:space="preserve">DHT11 sensor </w:t>
      </w:r>
      <w:r w:rsidR="001844A2" w:rsidRPr="00B006F3">
        <w:rPr>
          <w:sz w:val="18"/>
          <w:szCs w:val="18"/>
          <w:lang w:val="en-CA"/>
        </w:rPr>
        <w:t>represents a sensor in the field</w:t>
      </w:r>
      <w:r w:rsidR="007B7883" w:rsidRPr="00B006F3">
        <w:rPr>
          <w:sz w:val="18"/>
          <w:szCs w:val="18"/>
          <w:lang w:val="en-CA"/>
        </w:rPr>
        <w:t>,</w:t>
      </w:r>
      <w:r w:rsidR="001844A2" w:rsidRPr="00B006F3">
        <w:rPr>
          <w:sz w:val="18"/>
          <w:szCs w:val="18"/>
          <w:lang w:val="en-CA"/>
        </w:rPr>
        <w:t xml:space="preserve"> </w:t>
      </w:r>
      <w:r w:rsidR="00C31FE2" w:rsidRPr="00B006F3">
        <w:rPr>
          <w:sz w:val="18"/>
          <w:szCs w:val="18"/>
          <w:lang w:val="en-CA"/>
        </w:rPr>
        <w:t xml:space="preserve">and it was </w:t>
      </w:r>
      <w:r w:rsidR="007B7883" w:rsidRPr="00B006F3">
        <w:rPr>
          <w:sz w:val="18"/>
          <w:szCs w:val="18"/>
          <w:lang w:val="en-CA"/>
        </w:rPr>
        <w:t>connected</w:t>
      </w:r>
      <w:r w:rsidR="00C31FE2" w:rsidRPr="00B006F3">
        <w:rPr>
          <w:sz w:val="18"/>
          <w:szCs w:val="18"/>
          <w:lang w:val="en-CA"/>
        </w:rPr>
        <w:t xml:space="preserve"> to an ESP8266 NodeMCU</w:t>
      </w:r>
      <w:r w:rsidR="007B7883" w:rsidRPr="00B006F3">
        <w:rPr>
          <w:sz w:val="18"/>
          <w:szCs w:val="18"/>
          <w:lang w:val="en-CA"/>
        </w:rPr>
        <w:t>. The ESP8266 NodeMCU is a Wi-Fi enabled microcontroller that acts as a gateway for information coming from the field.</w:t>
      </w:r>
      <w:r w:rsidR="00C31FE2" w:rsidRPr="00B006F3">
        <w:rPr>
          <w:sz w:val="18"/>
          <w:szCs w:val="18"/>
          <w:lang w:val="en-CA"/>
        </w:rPr>
        <w:t xml:space="preserve"> </w:t>
      </w:r>
      <w:r w:rsidR="004D6870">
        <w:rPr>
          <w:sz w:val="18"/>
          <w:szCs w:val="18"/>
          <w:lang w:val="en-CA"/>
        </w:rPr>
        <w:t xml:space="preserve">Refer to Figure </w:t>
      </w:r>
      <w:r w:rsidR="007C63B0">
        <w:rPr>
          <w:sz w:val="18"/>
          <w:szCs w:val="18"/>
          <w:lang w:val="en-CA"/>
        </w:rPr>
        <w:t>1</w:t>
      </w:r>
      <w:r w:rsidR="004D6870">
        <w:rPr>
          <w:sz w:val="18"/>
          <w:szCs w:val="18"/>
          <w:lang w:val="en-CA"/>
        </w:rPr>
        <w:t xml:space="preserve"> below.</w:t>
      </w:r>
      <w:r w:rsidR="007B7883" w:rsidRPr="00B006F3">
        <w:rPr>
          <w:sz w:val="18"/>
          <w:szCs w:val="18"/>
          <w:lang w:val="en-CA"/>
        </w:rPr>
        <w:t xml:space="preserve"> </w:t>
      </w:r>
      <w:r w:rsidR="009D141B" w:rsidRPr="00B006F3">
        <w:rPr>
          <w:sz w:val="18"/>
          <w:szCs w:val="18"/>
          <w:lang w:val="en-CA"/>
        </w:rPr>
        <w:t xml:space="preserve">The data is </w:t>
      </w:r>
      <w:r w:rsidR="009D195F" w:rsidRPr="00B006F3">
        <w:rPr>
          <w:sz w:val="18"/>
          <w:szCs w:val="18"/>
          <w:lang w:val="en-CA"/>
        </w:rPr>
        <w:t>transmitted</w:t>
      </w:r>
      <w:r w:rsidR="009D141B" w:rsidRPr="00B006F3">
        <w:rPr>
          <w:sz w:val="18"/>
          <w:szCs w:val="18"/>
          <w:lang w:val="en-CA"/>
        </w:rPr>
        <w:t xml:space="preserve"> to </w:t>
      </w:r>
      <w:r w:rsidR="009054F7" w:rsidRPr="00B006F3">
        <w:rPr>
          <w:sz w:val="18"/>
          <w:szCs w:val="18"/>
          <w:lang w:val="en-CA"/>
        </w:rPr>
        <w:t xml:space="preserve">the ThingSpeak platform which serves as the Cloud infrastructure for this project. </w:t>
      </w:r>
      <w:r w:rsidR="009D195F" w:rsidRPr="00B006F3">
        <w:rPr>
          <w:sz w:val="18"/>
          <w:szCs w:val="18"/>
          <w:lang w:val="en-CA"/>
        </w:rPr>
        <w:t xml:space="preserve">This is achieved by using the Write API POST </w:t>
      </w:r>
      <w:r w:rsidR="005E65B7" w:rsidRPr="00B006F3">
        <w:rPr>
          <w:sz w:val="18"/>
          <w:szCs w:val="18"/>
          <w:lang w:val="en-CA"/>
        </w:rPr>
        <w:t>request</w:t>
      </w:r>
      <w:r w:rsidR="009D195F" w:rsidRPr="00B006F3">
        <w:rPr>
          <w:sz w:val="18"/>
          <w:szCs w:val="18"/>
          <w:lang w:val="en-CA"/>
        </w:rPr>
        <w:t xml:space="preserve">; there is code on the ESP8266 </w:t>
      </w:r>
      <w:r w:rsidR="00A54794" w:rsidRPr="00B006F3">
        <w:rPr>
          <w:sz w:val="18"/>
          <w:szCs w:val="18"/>
          <w:lang w:val="en-CA"/>
        </w:rPr>
        <w:t xml:space="preserve">which constructs a json based request from the </w:t>
      </w:r>
      <w:r w:rsidR="001504D9" w:rsidRPr="00B006F3">
        <w:rPr>
          <w:sz w:val="18"/>
          <w:szCs w:val="18"/>
          <w:lang w:val="en-CA"/>
        </w:rPr>
        <w:t>private ThingSpeak channel</w:t>
      </w:r>
      <w:r w:rsidR="002E23C7" w:rsidRPr="00B006F3">
        <w:rPr>
          <w:sz w:val="18"/>
          <w:szCs w:val="18"/>
          <w:lang w:val="en-CA"/>
        </w:rPr>
        <w:t xml:space="preserve"> to update its fields based on the incoming field values from the sensor. </w:t>
      </w:r>
    </w:p>
    <w:p w14:paraId="6BB2EB97" w14:textId="77777777" w:rsidR="007C63B0" w:rsidRDefault="007C63B0" w:rsidP="007C63B0">
      <w:pPr>
        <w:pStyle w:val="BodyText"/>
        <w:keepNext/>
        <w:jc w:val="center"/>
      </w:pPr>
      <w:r w:rsidRPr="007C63B0">
        <w:rPr>
          <w:sz w:val="18"/>
          <w:szCs w:val="18"/>
          <w:lang w:val="en-CA"/>
        </w:rPr>
        <w:drawing>
          <wp:inline distT="0" distB="0" distL="0" distR="0" wp14:anchorId="20B447CE" wp14:editId="0B251033">
            <wp:extent cx="3346315" cy="1844441"/>
            <wp:effectExtent l="0" t="0" r="0" b="0"/>
            <wp:docPr id="1" name="Picture 1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9961" cy="186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D78C" w14:textId="39194EB5" w:rsidR="004D6870" w:rsidRDefault="007C63B0" w:rsidP="007C63B0">
      <w:pPr>
        <w:pStyle w:val="Caption"/>
        <w:rPr>
          <w:lang w:val="en-CA"/>
        </w:rPr>
      </w:pPr>
      <w:r>
        <w:t xml:space="preserve">Figure </w:t>
      </w:r>
      <w:fldSimple w:instr=" SEQ Figure \* ARABIC ">
        <w:r w:rsidR="00BB6BCF">
          <w:rPr>
            <w:noProof/>
          </w:rPr>
          <w:t>1</w:t>
        </w:r>
      </w:fldSimple>
      <w:r>
        <w:t xml:space="preserve"> - ESP8266 NodeMCU connection with DHT11 sensor.</w:t>
      </w:r>
    </w:p>
    <w:p w14:paraId="75E51A00" w14:textId="77777777" w:rsidR="004D6870" w:rsidRPr="00B006F3" w:rsidRDefault="004D6870" w:rsidP="00E40BC0">
      <w:pPr>
        <w:pStyle w:val="BodyText"/>
        <w:rPr>
          <w:sz w:val="18"/>
          <w:szCs w:val="18"/>
          <w:lang w:val="en-CA"/>
        </w:rPr>
      </w:pPr>
    </w:p>
    <w:p w14:paraId="5E19CD23" w14:textId="77777777" w:rsidR="00B8731B" w:rsidRDefault="00B8731B" w:rsidP="00E40BC0">
      <w:pPr>
        <w:pStyle w:val="BodyText"/>
        <w:rPr>
          <w:sz w:val="18"/>
          <w:szCs w:val="18"/>
          <w:lang w:val="en-CA"/>
        </w:rPr>
      </w:pPr>
    </w:p>
    <w:p w14:paraId="2066A4F9" w14:textId="79A8FE6A" w:rsidR="00A26E6A" w:rsidRDefault="004F2AF1" w:rsidP="00E40BC0">
      <w:pPr>
        <w:pStyle w:val="BodyText"/>
        <w:rPr>
          <w:sz w:val="18"/>
          <w:szCs w:val="18"/>
          <w:lang w:val="en-CA"/>
        </w:rPr>
      </w:pPr>
      <w:r w:rsidRPr="00B006F3">
        <w:rPr>
          <w:sz w:val="18"/>
          <w:szCs w:val="18"/>
          <w:lang w:val="en-CA"/>
        </w:rPr>
        <w:lastRenderedPageBreak/>
        <w:t xml:space="preserve">The reason for using a private ThingSpeak channel was </w:t>
      </w:r>
      <w:r w:rsidR="008755CD" w:rsidRPr="00B006F3">
        <w:rPr>
          <w:sz w:val="18"/>
          <w:szCs w:val="18"/>
          <w:lang w:val="en-CA"/>
        </w:rPr>
        <w:t>to</w:t>
      </w:r>
      <w:r w:rsidRPr="00B006F3">
        <w:rPr>
          <w:sz w:val="18"/>
          <w:szCs w:val="18"/>
          <w:lang w:val="en-CA"/>
        </w:rPr>
        <w:t xml:space="preserve"> ensure that </w:t>
      </w:r>
      <w:r w:rsidR="00F1018A" w:rsidRPr="00B006F3">
        <w:rPr>
          <w:sz w:val="18"/>
          <w:szCs w:val="18"/>
          <w:lang w:val="en-CA"/>
        </w:rPr>
        <w:t>in the event these agricultural readings were not for public consumption</w:t>
      </w:r>
      <w:r w:rsidR="008755CD" w:rsidRPr="00B006F3">
        <w:rPr>
          <w:sz w:val="18"/>
          <w:szCs w:val="18"/>
          <w:lang w:val="en-CA"/>
        </w:rPr>
        <w:t>, other users would not have access.</w:t>
      </w:r>
      <w:r w:rsidR="00F1018A" w:rsidRPr="00B006F3">
        <w:rPr>
          <w:sz w:val="18"/>
          <w:szCs w:val="18"/>
          <w:lang w:val="en-CA"/>
        </w:rPr>
        <w:t xml:space="preserve"> </w:t>
      </w:r>
      <w:r w:rsidR="00C43827" w:rsidRPr="00B006F3">
        <w:rPr>
          <w:sz w:val="18"/>
          <w:szCs w:val="18"/>
          <w:lang w:val="en-CA"/>
        </w:rPr>
        <w:t>For the use case, there are three private channels which represent data coming from three different locations around the world</w:t>
      </w:r>
      <w:r w:rsidR="000E13BD" w:rsidRPr="00B006F3">
        <w:rPr>
          <w:sz w:val="18"/>
          <w:szCs w:val="18"/>
          <w:lang w:val="en-CA"/>
        </w:rPr>
        <w:t xml:space="preserve"> – Kenya,</w:t>
      </w:r>
      <w:r w:rsidR="00C43827" w:rsidRPr="00B006F3">
        <w:rPr>
          <w:sz w:val="18"/>
          <w:szCs w:val="18"/>
          <w:lang w:val="en-CA"/>
        </w:rPr>
        <w:t xml:space="preserve"> </w:t>
      </w:r>
      <w:r w:rsidR="00F234BB" w:rsidRPr="00B006F3">
        <w:rPr>
          <w:sz w:val="18"/>
          <w:szCs w:val="18"/>
          <w:lang w:val="en-CA"/>
        </w:rPr>
        <w:t xml:space="preserve">Mongolia, and Canada. </w:t>
      </w:r>
      <w:r w:rsidR="00733CB0" w:rsidRPr="00B006F3">
        <w:rPr>
          <w:sz w:val="18"/>
          <w:szCs w:val="18"/>
          <w:lang w:val="en-CA"/>
        </w:rPr>
        <w:t xml:space="preserve">These values were then consolidated into a public channel aptly named Main Display Channel which serves as </w:t>
      </w:r>
      <w:r w:rsidR="00A72BE0" w:rsidRPr="00B006F3">
        <w:rPr>
          <w:sz w:val="18"/>
          <w:szCs w:val="18"/>
          <w:lang w:val="en-CA"/>
        </w:rPr>
        <w:t xml:space="preserve">the main hub for data visualization </w:t>
      </w:r>
      <w:r w:rsidR="00253A71" w:rsidRPr="00B006F3">
        <w:rPr>
          <w:sz w:val="18"/>
          <w:szCs w:val="18"/>
          <w:lang w:val="en-CA"/>
        </w:rPr>
        <w:t xml:space="preserve">across the entire agricultural enterprise. </w:t>
      </w:r>
      <w:r w:rsidR="002E4C8E" w:rsidRPr="00B006F3">
        <w:rPr>
          <w:sz w:val="18"/>
          <w:szCs w:val="18"/>
          <w:lang w:val="en-CA"/>
        </w:rPr>
        <w:t xml:space="preserve">This layer serves in providing some encapsulation for how the farm owners or clients </w:t>
      </w:r>
      <w:r w:rsidR="00D31876" w:rsidRPr="00B006F3">
        <w:rPr>
          <w:sz w:val="18"/>
          <w:szCs w:val="18"/>
          <w:lang w:val="en-CA"/>
        </w:rPr>
        <w:t xml:space="preserve">display their data to the public. </w:t>
      </w:r>
    </w:p>
    <w:p w14:paraId="76E4B6CC" w14:textId="77777777" w:rsidR="00B8731B" w:rsidRPr="00B006F3" w:rsidRDefault="00B8731B" w:rsidP="00E40BC0">
      <w:pPr>
        <w:pStyle w:val="BodyText"/>
        <w:rPr>
          <w:sz w:val="18"/>
          <w:szCs w:val="18"/>
          <w:lang w:val="en-CA"/>
        </w:rPr>
      </w:pPr>
    </w:p>
    <w:p w14:paraId="17019A6D" w14:textId="77777777" w:rsidR="00B725DA" w:rsidRDefault="00B725DA" w:rsidP="00B725DA">
      <w:pPr>
        <w:pStyle w:val="BodyText"/>
        <w:keepNext/>
        <w:jc w:val="center"/>
      </w:pPr>
      <w:r w:rsidRPr="00B725DA">
        <w:rPr>
          <w:noProof/>
          <w:lang w:val="en-US"/>
        </w:rPr>
        <w:drawing>
          <wp:inline distT="0" distB="0" distL="0" distR="0" wp14:anchorId="61DBC758" wp14:editId="6EBC27DD">
            <wp:extent cx="4873557" cy="2650117"/>
            <wp:effectExtent l="12700" t="12700" r="16510" b="17145"/>
            <wp:docPr id="7" name="Picture 6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EF74286-0FD4-5740-8F66-E581EC4C85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9EF74286-0FD4-5740-8F66-E581EC4C85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9289" cy="26532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6027B2" w14:textId="62CF5943" w:rsidR="00AA0D49" w:rsidRDefault="00B725DA" w:rsidP="00B725DA">
      <w:pPr>
        <w:pStyle w:val="Caption"/>
      </w:pPr>
      <w:r>
        <w:t>Figure</w:t>
      </w:r>
      <w:r w:rsidR="005B3602">
        <w:t xml:space="preserve"> 2</w:t>
      </w:r>
      <w:r>
        <w:t xml:space="preserve"> </w:t>
      </w:r>
      <w:fldSimple w:instr=" SEQ Figure \* ARABIC "/>
      <w:r>
        <w:t>-Technology Stack</w:t>
      </w:r>
    </w:p>
    <w:p w14:paraId="3C0E7E97" w14:textId="4DCA5821" w:rsidR="00741570" w:rsidRDefault="00741570" w:rsidP="00741570">
      <w:pPr>
        <w:jc w:val="left"/>
        <w:rPr>
          <w:lang w:val="en-CA"/>
        </w:rPr>
      </w:pPr>
    </w:p>
    <w:p w14:paraId="3E07C3A7" w14:textId="28F95277" w:rsidR="00741570" w:rsidRPr="00BB6BCF" w:rsidRDefault="00741570" w:rsidP="00741570">
      <w:pPr>
        <w:pStyle w:val="BodyText"/>
        <w:rPr>
          <w:sz w:val="18"/>
          <w:szCs w:val="18"/>
          <w:lang w:val="en-CA"/>
        </w:rPr>
      </w:pPr>
      <w:r w:rsidRPr="00BB6BCF">
        <w:rPr>
          <w:sz w:val="18"/>
          <w:szCs w:val="18"/>
          <w:lang w:val="en-CA"/>
        </w:rPr>
        <w:t xml:space="preserve">Finally, </w:t>
      </w:r>
      <w:r w:rsidR="00AF1E1D" w:rsidRPr="00BB6BCF">
        <w:rPr>
          <w:sz w:val="18"/>
          <w:szCs w:val="18"/>
          <w:lang w:val="en-CA"/>
        </w:rPr>
        <w:t>each of the private channels</w:t>
      </w:r>
      <w:r w:rsidR="0014450B" w:rsidRPr="00BB6BCF">
        <w:rPr>
          <w:sz w:val="18"/>
          <w:szCs w:val="18"/>
          <w:lang w:val="en-CA"/>
        </w:rPr>
        <w:t xml:space="preserve"> – representing each of the field locations around the globe – have </w:t>
      </w:r>
      <w:r w:rsidR="004D3378" w:rsidRPr="00BB6BCF">
        <w:rPr>
          <w:sz w:val="18"/>
          <w:szCs w:val="18"/>
          <w:lang w:val="en-CA"/>
        </w:rPr>
        <w:t xml:space="preserve">ThingHTTP and ThingTweet </w:t>
      </w:r>
      <w:r w:rsidR="00FE3DBE" w:rsidRPr="00BB6BCF">
        <w:rPr>
          <w:sz w:val="18"/>
          <w:szCs w:val="18"/>
          <w:lang w:val="en-CA"/>
        </w:rPr>
        <w:t xml:space="preserve">React </w:t>
      </w:r>
      <w:r w:rsidR="005B2A04" w:rsidRPr="00BB6BCF">
        <w:rPr>
          <w:sz w:val="18"/>
          <w:szCs w:val="18"/>
          <w:lang w:val="en-CA"/>
        </w:rPr>
        <w:t xml:space="preserve">components which allow </w:t>
      </w:r>
      <w:r w:rsidR="00360720" w:rsidRPr="00BB6BCF">
        <w:rPr>
          <w:sz w:val="18"/>
          <w:szCs w:val="18"/>
          <w:lang w:val="en-CA"/>
        </w:rPr>
        <w:t xml:space="preserve">the system to prompt the user of certain desirable or undesirable conditions depending on how they are set up. For this use case, each location was given a range of acceptable values and </w:t>
      </w:r>
      <w:r w:rsidR="003324FA" w:rsidRPr="00BB6BCF">
        <w:rPr>
          <w:sz w:val="18"/>
          <w:szCs w:val="18"/>
          <w:lang w:val="en-CA"/>
        </w:rPr>
        <w:t xml:space="preserve">whenever that threshold was passed the system would </w:t>
      </w:r>
      <w:r w:rsidR="00B12B9F" w:rsidRPr="00BB6BCF">
        <w:rPr>
          <w:sz w:val="18"/>
          <w:szCs w:val="18"/>
          <w:lang w:val="en-CA"/>
        </w:rPr>
        <w:t>use the reactive components to either Tweet and/or send an SMS. In a real</w:t>
      </w:r>
      <w:r w:rsidR="001C091B" w:rsidRPr="00BB6BCF">
        <w:rPr>
          <w:sz w:val="18"/>
          <w:szCs w:val="18"/>
          <w:lang w:val="en-CA"/>
        </w:rPr>
        <w:t>-</w:t>
      </w:r>
      <w:r w:rsidR="00B12B9F" w:rsidRPr="00BB6BCF">
        <w:rPr>
          <w:sz w:val="18"/>
          <w:szCs w:val="18"/>
          <w:lang w:val="en-CA"/>
        </w:rPr>
        <w:t>world application</w:t>
      </w:r>
      <w:r w:rsidR="00550247" w:rsidRPr="00BB6BCF">
        <w:rPr>
          <w:sz w:val="18"/>
          <w:szCs w:val="18"/>
          <w:lang w:val="en-CA"/>
        </w:rPr>
        <w:t>,</w:t>
      </w:r>
      <w:r w:rsidR="00B12B9F" w:rsidRPr="00BB6BCF">
        <w:rPr>
          <w:sz w:val="18"/>
          <w:szCs w:val="18"/>
          <w:lang w:val="en-CA"/>
        </w:rPr>
        <w:t xml:space="preserve"> one would </w:t>
      </w:r>
      <w:r w:rsidR="00550247" w:rsidRPr="00BB6BCF">
        <w:rPr>
          <w:sz w:val="18"/>
          <w:szCs w:val="18"/>
          <w:lang w:val="en-CA"/>
        </w:rPr>
        <w:t xml:space="preserve">configure the system to </w:t>
      </w:r>
      <w:r w:rsidR="00B12B9F" w:rsidRPr="00BB6BCF">
        <w:rPr>
          <w:sz w:val="18"/>
          <w:szCs w:val="18"/>
          <w:lang w:val="en-CA"/>
        </w:rPr>
        <w:t xml:space="preserve">Tweet non-crucial or desirable facts or conditions about the field locations. </w:t>
      </w:r>
      <w:r w:rsidR="00D53416" w:rsidRPr="00BB6BCF">
        <w:rPr>
          <w:sz w:val="18"/>
          <w:szCs w:val="18"/>
          <w:lang w:val="en-CA"/>
        </w:rPr>
        <w:t>And SMS prompts will be used for cautionary</w:t>
      </w:r>
      <w:r w:rsidR="001C091B" w:rsidRPr="00BB6BCF">
        <w:rPr>
          <w:sz w:val="18"/>
          <w:szCs w:val="18"/>
          <w:lang w:val="en-CA"/>
        </w:rPr>
        <w:t xml:space="preserve">, undesirable conditions when human intervention is required as soon as possible. </w:t>
      </w:r>
      <w:r w:rsidR="00D53416" w:rsidRPr="00BB6BCF">
        <w:rPr>
          <w:sz w:val="18"/>
          <w:szCs w:val="18"/>
          <w:lang w:val="en-CA"/>
        </w:rPr>
        <w:t xml:space="preserve"> </w:t>
      </w:r>
      <w:r w:rsidRPr="00BB6BCF">
        <w:rPr>
          <w:sz w:val="18"/>
          <w:szCs w:val="18"/>
          <w:lang w:val="en-CA"/>
        </w:rPr>
        <w:t xml:space="preserve"> </w:t>
      </w:r>
    </w:p>
    <w:p w14:paraId="660AC6C0" w14:textId="77777777" w:rsidR="00E747D7" w:rsidRDefault="00E747D7" w:rsidP="00741570">
      <w:pPr>
        <w:pStyle w:val="BodyText"/>
        <w:rPr>
          <w:lang w:val="en-CA"/>
        </w:rPr>
      </w:pPr>
    </w:p>
    <w:p w14:paraId="37230514" w14:textId="0273EA10" w:rsidR="005B3602" w:rsidRDefault="00DB4E17" w:rsidP="005B3602">
      <w:pPr>
        <w:keepNext/>
        <w:jc w:val="left"/>
      </w:pPr>
      <w:r w:rsidRPr="00DB4E17">
        <w:drawing>
          <wp:inline distT="0" distB="0" distL="0" distR="0" wp14:anchorId="6760E707" wp14:editId="190F3C2C">
            <wp:extent cx="3216275" cy="1947568"/>
            <wp:effectExtent l="12700" t="12700" r="9525" b="8255"/>
            <wp:docPr id="59" name="Picture 58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78BEAE7-2750-F949-BAC9-9A0CAB7656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8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078BEAE7-2750-F949-BAC9-9A0CAB7656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8525" cy="19610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B3602">
        <w:drawing>
          <wp:inline distT="0" distB="0" distL="0" distR="0" wp14:anchorId="0EC84DDE" wp14:editId="355FE4D6">
            <wp:extent cx="3101581" cy="1940736"/>
            <wp:effectExtent l="12700" t="12700" r="10160" b="1524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820" cy="19602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E0A344" w14:textId="082FCC2F" w:rsidR="005B3602" w:rsidRDefault="005B3602" w:rsidP="005B3602">
      <w:pPr>
        <w:pStyle w:val="Caption"/>
        <w:jc w:val="left"/>
      </w:pPr>
      <w:r>
        <w:t xml:space="preserve">Figure </w:t>
      </w:r>
      <w:fldSimple w:instr=" SEQ Figure \* ARABIC ">
        <w:r w:rsidR="00BB6BCF">
          <w:rPr>
            <w:noProof/>
          </w:rPr>
          <w:t>3</w:t>
        </w:r>
      </w:fldSimple>
      <w:r>
        <w:t xml:space="preserve"> - Channel Configuration and Main Display                               Figure </w:t>
      </w:r>
      <w:fldSimple w:instr=" SEQ Figure \* ARABIC ">
        <w:r w:rsidR="00BB6BCF">
          <w:rPr>
            <w:noProof/>
          </w:rPr>
          <w:t>4</w:t>
        </w:r>
      </w:fldSimple>
      <w:r>
        <w:t>- ThingSpeak, ThingHTTP &amp; ThingTweet</w:t>
      </w:r>
    </w:p>
    <w:p w14:paraId="739C4F5B" w14:textId="77777777" w:rsidR="008B4821" w:rsidRPr="008B4821" w:rsidRDefault="008B4821" w:rsidP="005B3602">
      <w:pPr>
        <w:jc w:val="both"/>
      </w:pPr>
    </w:p>
    <w:p w14:paraId="44FCC91D" w14:textId="29EB69E8" w:rsidR="009303D9" w:rsidRDefault="00DE30DB" w:rsidP="00E747D7">
      <w:pPr>
        <w:pStyle w:val="Heading1"/>
      </w:pPr>
      <w:r>
        <w:t>Applications</w:t>
      </w:r>
    </w:p>
    <w:p w14:paraId="03D35170" w14:textId="77777777" w:rsidR="000B68BF" w:rsidRPr="00BB6BCF" w:rsidRDefault="00631BD1" w:rsidP="001C091B">
      <w:pPr>
        <w:pStyle w:val="BodyText"/>
        <w:rPr>
          <w:sz w:val="18"/>
          <w:szCs w:val="18"/>
          <w:lang w:val="en-CA"/>
        </w:rPr>
      </w:pPr>
      <w:r w:rsidRPr="00BB6BCF">
        <w:rPr>
          <w:sz w:val="18"/>
          <w:szCs w:val="18"/>
          <w:lang w:val="en-CA"/>
        </w:rPr>
        <w:t xml:space="preserve">The are several applications of the smart agricultural network since it </w:t>
      </w:r>
      <w:r w:rsidR="00AE4C3A" w:rsidRPr="00BB6BCF">
        <w:rPr>
          <w:sz w:val="18"/>
          <w:szCs w:val="18"/>
          <w:lang w:val="en-CA"/>
        </w:rPr>
        <w:t>provides value in the way of resource optimization and on tap information</w:t>
      </w:r>
      <w:r w:rsidR="00622428" w:rsidRPr="00BB6BCF">
        <w:rPr>
          <w:sz w:val="18"/>
          <w:szCs w:val="18"/>
          <w:lang w:val="en-CA"/>
        </w:rPr>
        <w:t xml:space="preserve"> about </w:t>
      </w:r>
      <w:r w:rsidR="00A132C4" w:rsidRPr="00BB6BCF">
        <w:rPr>
          <w:sz w:val="18"/>
          <w:szCs w:val="18"/>
          <w:lang w:val="en-CA"/>
        </w:rPr>
        <w:t xml:space="preserve">otherwise inaccessible or remote farming locations. </w:t>
      </w:r>
      <w:r w:rsidR="000B68BF" w:rsidRPr="00BB6BCF">
        <w:rPr>
          <w:sz w:val="18"/>
          <w:szCs w:val="18"/>
          <w:lang w:val="en-CA"/>
        </w:rPr>
        <w:t>Some of these applications are as follows:</w:t>
      </w:r>
    </w:p>
    <w:p w14:paraId="49F10A85" w14:textId="66684D00" w:rsidR="000B68BF" w:rsidRPr="00BB6BCF" w:rsidRDefault="008566E0" w:rsidP="000B68BF">
      <w:pPr>
        <w:pStyle w:val="BodyText"/>
        <w:numPr>
          <w:ilvl w:val="0"/>
          <w:numId w:val="28"/>
        </w:numPr>
        <w:rPr>
          <w:sz w:val="18"/>
          <w:szCs w:val="18"/>
          <w:lang w:val="en-CA"/>
        </w:rPr>
      </w:pPr>
      <w:r w:rsidRPr="00BB6BCF">
        <w:rPr>
          <w:sz w:val="18"/>
          <w:szCs w:val="18"/>
          <w:lang w:val="en-CA"/>
        </w:rPr>
        <w:t xml:space="preserve">Real-time </w:t>
      </w:r>
      <w:r w:rsidR="009E7385" w:rsidRPr="00BB6BCF">
        <w:rPr>
          <w:sz w:val="18"/>
          <w:szCs w:val="18"/>
          <w:lang w:val="en-CA"/>
        </w:rPr>
        <w:t>SMS Notification</w:t>
      </w:r>
    </w:p>
    <w:p w14:paraId="47B0EAA3" w14:textId="77777777" w:rsidR="00B8731B" w:rsidRPr="00BB6BCF" w:rsidRDefault="00A132C4" w:rsidP="00BB6BCF">
      <w:pPr>
        <w:pStyle w:val="BodyText"/>
        <w:rPr>
          <w:sz w:val="18"/>
          <w:szCs w:val="18"/>
          <w:lang w:val="en-CA"/>
        </w:rPr>
      </w:pPr>
      <w:r w:rsidRPr="00BB6BCF">
        <w:rPr>
          <w:sz w:val="18"/>
          <w:szCs w:val="18"/>
          <w:lang w:val="en-CA"/>
        </w:rPr>
        <w:t>Based on the use case outlined</w:t>
      </w:r>
      <w:r w:rsidR="006E0248" w:rsidRPr="00BB6BCF">
        <w:rPr>
          <w:sz w:val="18"/>
          <w:szCs w:val="18"/>
          <w:lang w:val="en-CA"/>
        </w:rPr>
        <w:t>,</w:t>
      </w:r>
      <w:r w:rsidR="00A872B8" w:rsidRPr="00BB6BCF">
        <w:rPr>
          <w:sz w:val="18"/>
          <w:szCs w:val="18"/>
          <w:lang w:val="en-CA"/>
        </w:rPr>
        <w:t xml:space="preserve"> </w:t>
      </w:r>
      <w:r w:rsidR="00962DB8" w:rsidRPr="00BB6BCF">
        <w:rPr>
          <w:sz w:val="18"/>
          <w:szCs w:val="18"/>
          <w:lang w:val="en-CA"/>
        </w:rPr>
        <w:t>the</w:t>
      </w:r>
      <w:r w:rsidR="00912193" w:rsidRPr="00BB6BCF">
        <w:rPr>
          <w:sz w:val="18"/>
          <w:szCs w:val="18"/>
          <w:lang w:val="en-CA"/>
        </w:rPr>
        <w:t xml:space="preserve"> value </w:t>
      </w:r>
      <w:r w:rsidR="00962DB8" w:rsidRPr="00BB6BCF">
        <w:rPr>
          <w:sz w:val="18"/>
          <w:szCs w:val="18"/>
          <w:lang w:val="en-CA"/>
        </w:rPr>
        <w:t xml:space="preserve">offered </w:t>
      </w:r>
      <w:r w:rsidR="00912193" w:rsidRPr="00BB6BCF">
        <w:rPr>
          <w:sz w:val="18"/>
          <w:szCs w:val="18"/>
          <w:lang w:val="en-CA"/>
        </w:rPr>
        <w:t xml:space="preserve">can be recognized </w:t>
      </w:r>
      <w:r w:rsidR="00962DB8" w:rsidRPr="00BB6BCF">
        <w:rPr>
          <w:sz w:val="18"/>
          <w:szCs w:val="18"/>
          <w:lang w:val="en-CA"/>
        </w:rPr>
        <w:t xml:space="preserve">as </w:t>
      </w:r>
      <w:r w:rsidR="00047E7C" w:rsidRPr="00BB6BCF">
        <w:rPr>
          <w:sz w:val="18"/>
          <w:szCs w:val="18"/>
          <w:lang w:val="en-CA"/>
        </w:rPr>
        <w:t>real-time response through</w:t>
      </w:r>
      <w:r w:rsidR="008A008C" w:rsidRPr="00BB6BCF">
        <w:rPr>
          <w:sz w:val="18"/>
          <w:szCs w:val="18"/>
          <w:lang w:val="en-CA"/>
        </w:rPr>
        <w:t xml:space="preserve"> </w:t>
      </w:r>
      <w:r w:rsidR="00962DB8" w:rsidRPr="00BB6BCF">
        <w:rPr>
          <w:sz w:val="18"/>
          <w:szCs w:val="18"/>
          <w:lang w:val="en-CA"/>
        </w:rPr>
        <w:t>SMS notifications</w:t>
      </w:r>
      <w:r w:rsidR="007C63B0" w:rsidRPr="00BB6BCF">
        <w:rPr>
          <w:sz w:val="18"/>
          <w:szCs w:val="18"/>
          <w:lang w:val="en-CA"/>
        </w:rPr>
        <w:t xml:space="preserve">. </w:t>
      </w:r>
    </w:p>
    <w:p w14:paraId="68AF4A44" w14:textId="1AEFE4F7" w:rsidR="007C63B0" w:rsidRPr="00BB6BCF" w:rsidRDefault="007C63B0" w:rsidP="007C63B0">
      <w:pPr>
        <w:pStyle w:val="BodyText"/>
        <w:numPr>
          <w:ilvl w:val="0"/>
          <w:numId w:val="28"/>
        </w:numPr>
        <w:rPr>
          <w:sz w:val="18"/>
          <w:szCs w:val="18"/>
          <w:lang w:val="en-CA"/>
        </w:rPr>
      </w:pPr>
      <w:r w:rsidRPr="00BB6BCF">
        <w:rPr>
          <w:sz w:val="18"/>
          <w:szCs w:val="18"/>
          <w:lang w:val="en-CA"/>
        </w:rPr>
        <w:t>F</w:t>
      </w:r>
      <w:r w:rsidR="00C41D44" w:rsidRPr="00BB6BCF">
        <w:rPr>
          <w:sz w:val="18"/>
          <w:szCs w:val="18"/>
          <w:lang w:val="en-CA"/>
        </w:rPr>
        <w:t xml:space="preserve">arming </w:t>
      </w:r>
      <w:r w:rsidRPr="00BB6BCF">
        <w:rPr>
          <w:sz w:val="18"/>
          <w:szCs w:val="18"/>
          <w:lang w:val="en-CA"/>
        </w:rPr>
        <w:t>Resource</w:t>
      </w:r>
      <w:r w:rsidR="00160332" w:rsidRPr="00BB6BCF">
        <w:rPr>
          <w:sz w:val="18"/>
          <w:szCs w:val="18"/>
          <w:lang w:val="en-CA"/>
        </w:rPr>
        <w:t xml:space="preserve"> </w:t>
      </w:r>
      <w:r w:rsidRPr="00BB6BCF">
        <w:rPr>
          <w:sz w:val="18"/>
          <w:szCs w:val="18"/>
          <w:lang w:val="en-CA"/>
        </w:rPr>
        <w:t>V</w:t>
      </w:r>
      <w:r w:rsidR="00160332" w:rsidRPr="00BB6BCF">
        <w:rPr>
          <w:sz w:val="18"/>
          <w:szCs w:val="18"/>
          <w:lang w:val="en-CA"/>
        </w:rPr>
        <w:t>isualization</w:t>
      </w:r>
      <w:r w:rsidR="00E43338" w:rsidRPr="00BB6BCF">
        <w:rPr>
          <w:sz w:val="18"/>
          <w:szCs w:val="18"/>
          <w:lang w:val="en-CA"/>
        </w:rPr>
        <w:t xml:space="preserve"> </w:t>
      </w:r>
    </w:p>
    <w:p w14:paraId="19BB2356" w14:textId="2C357790" w:rsidR="001C091B" w:rsidRPr="00BB6BCF" w:rsidRDefault="007C63B0" w:rsidP="007C63B0">
      <w:pPr>
        <w:pStyle w:val="BodyText"/>
        <w:ind w:left="288" w:firstLine="0"/>
        <w:rPr>
          <w:sz w:val="18"/>
          <w:szCs w:val="18"/>
          <w:lang w:val="en-CA"/>
        </w:rPr>
      </w:pPr>
      <w:r w:rsidRPr="00BB6BCF">
        <w:rPr>
          <w:sz w:val="18"/>
          <w:szCs w:val="18"/>
          <w:lang w:val="en-CA"/>
        </w:rPr>
        <w:t xml:space="preserve">A client may visualize their </w:t>
      </w:r>
      <w:r w:rsidR="008C14F3" w:rsidRPr="00BB6BCF">
        <w:rPr>
          <w:sz w:val="18"/>
          <w:szCs w:val="18"/>
          <w:lang w:val="en-CA"/>
        </w:rPr>
        <w:t xml:space="preserve">resource usage </w:t>
      </w:r>
      <w:r w:rsidR="005C6E26" w:rsidRPr="00BB6BCF">
        <w:rPr>
          <w:sz w:val="18"/>
          <w:szCs w:val="18"/>
          <w:lang w:val="en-CA"/>
        </w:rPr>
        <w:t>through the ThingSpeak channel. Based on the use case, through temperature and humidity readings from</w:t>
      </w:r>
      <w:r w:rsidR="00F0565F" w:rsidRPr="00BB6BCF">
        <w:rPr>
          <w:sz w:val="18"/>
          <w:szCs w:val="18"/>
          <w:lang w:val="en-CA"/>
        </w:rPr>
        <w:t xml:space="preserve"> the DHT11 </w:t>
      </w:r>
      <w:r w:rsidR="005C6E26" w:rsidRPr="00BB6BCF">
        <w:rPr>
          <w:sz w:val="18"/>
          <w:szCs w:val="18"/>
          <w:lang w:val="en-CA"/>
        </w:rPr>
        <w:t>sensor</w:t>
      </w:r>
      <w:r w:rsidR="00F0565F" w:rsidRPr="00BB6BCF">
        <w:rPr>
          <w:sz w:val="18"/>
          <w:szCs w:val="18"/>
          <w:lang w:val="en-CA"/>
        </w:rPr>
        <w:t xml:space="preserve">. Although </w:t>
      </w:r>
      <w:r w:rsidR="002D6519" w:rsidRPr="00BB6BCF">
        <w:rPr>
          <w:sz w:val="18"/>
          <w:szCs w:val="18"/>
          <w:lang w:val="en-CA"/>
        </w:rPr>
        <w:t xml:space="preserve">neither heating nor irrigation </w:t>
      </w:r>
      <w:r w:rsidR="00DB06E6" w:rsidRPr="00BB6BCF">
        <w:rPr>
          <w:sz w:val="18"/>
          <w:szCs w:val="18"/>
          <w:lang w:val="en-CA"/>
        </w:rPr>
        <w:t>actuators were</w:t>
      </w:r>
      <w:r w:rsidR="002D6519" w:rsidRPr="00BB6BCF">
        <w:rPr>
          <w:sz w:val="18"/>
          <w:szCs w:val="18"/>
          <w:lang w:val="en-CA"/>
        </w:rPr>
        <w:t xml:space="preserve"> implemented, </w:t>
      </w:r>
      <w:r w:rsidR="00DB06E6" w:rsidRPr="00BB6BCF">
        <w:rPr>
          <w:sz w:val="18"/>
          <w:szCs w:val="18"/>
          <w:lang w:val="en-CA"/>
        </w:rPr>
        <w:t xml:space="preserve">if a field location such as an indoor farm that </w:t>
      </w:r>
      <w:r w:rsidR="00A0562B" w:rsidRPr="00BB6BCF">
        <w:rPr>
          <w:sz w:val="18"/>
          <w:szCs w:val="18"/>
          <w:lang w:val="en-CA"/>
        </w:rPr>
        <w:t>pays for heating</w:t>
      </w:r>
      <w:r w:rsidR="005C6E26" w:rsidRPr="00BB6BCF">
        <w:rPr>
          <w:sz w:val="18"/>
          <w:szCs w:val="18"/>
          <w:lang w:val="en-CA"/>
        </w:rPr>
        <w:t xml:space="preserve"> was </w:t>
      </w:r>
      <w:r w:rsidR="006C336F" w:rsidRPr="00BB6BCF">
        <w:rPr>
          <w:sz w:val="18"/>
          <w:szCs w:val="18"/>
          <w:lang w:val="en-CA"/>
        </w:rPr>
        <w:t>measure their resource usage in terms of heating and water consumption, this will be possible by measuring the temperature and humidity values at different locations of the field.</w:t>
      </w:r>
    </w:p>
    <w:p w14:paraId="214FD431" w14:textId="77777777" w:rsidR="00B8731B" w:rsidRPr="00BB6BCF" w:rsidRDefault="00B8731B" w:rsidP="007C63B0">
      <w:pPr>
        <w:pStyle w:val="BodyText"/>
        <w:ind w:left="288" w:firstLine="0"/>
        <w:rPr>
          <w:sz w:val="18"/>
          <w:szCs w:val="18"/>
          <w:lang w:val="en-CA"/>
        </w:rPr>
      </w:pPr>
    </w:p>
    <w:p w14:paraId="76693995" w14:textId="32B3CE68" w:rsidR="00B141CE" w:rsidRPr="00BB6BCF" w:rsidRDefault="00B141CE" w:rsidP="00B141CE">
      <w:pPr>
        <w:pStyle w:val="BodyText"/>
        <w:numPr>
          <w:ilvl w:val="0"/>
          <w:numId w:val="28"/>
        </w:numPr>
        <w:rPr>
          <w:sz w:val="18"/>
          <w:szCs w:val="18"/>
          <w:lang w:val="en-CA"/>
        </w:rPr>
      </w:pPr>
      <w:r w:rsidRPr="00BB6BCF">
        <w:rPr>
          <w:sz w:val="18"/>
          <w:szCs w:val="18"/>
          <w:lang w:val="en-CA"/>
        </w:rPr>
        <w:t>On-</w:t>
      </w:r>
      <w:r w:rsidR="00B54865" w:rsidRPr="00BB6BCF">
        <w:rPr>
          <w:sz w:val="18"/>
          <w:szCs w:val="18"/>
          <w:lang w:val="en-CA"/>
        </w:rPr>
        <w:t>T</w:t>
      </w:r>
      <w:r w:rsidRPr="00BB6BCF">
        <w:rPr>
          <w:sz w:val="18"/>
          <w:szCs w:val="18"/>
          <w:lang w:val="en-CA"/>
        </w:rPr>
        <w:t xml:space="preserve">ap </w:t>
      </w:r>
      <w:r w:rsidR="009F0C49" w:rsidRPr="00BB6BCF">
        <w:rPr>
          <w:sz w:val="18"/>
          <w:szCs w:val="18"/>
          <w:lang w:val="en-CA"/>
        </w:rPr>
        <w:t>I</w:t>
      </w:r>
      <w:r w:rsidRPr="00BB6BCF">
        <w:rPr>
          <w:sz w:val="18"/>
          <w:szCs w:val="18"/>
          <w:lang w:val="en-CA"/>
        </w:rPr>
        <w:t>nformation</w:t>
      </w:r>
    </w:p>
    <w:p w14:paraId="1FEE001A" w14:textId="16BEF97A" w:rsidR="00047033" w:rsidRPr="00BB6BCF" w:rsidRDefault="00047033" w:rsidP="00047033">
      <w:pPr>
        <w:pStyle w:val="BodyText"/>
        <w:ind w:left="288" w:firstLine="0"/>
        <w:rPr>
          <w:sz w:val="18"/>
          <w:szCs w:val="18"/>
          <w:lang w:val="en-CA"/>
        </w:rPr>
      </w:pPr>
      <w:r w:rsidRPr="00BB6BCF">
        <w:rPr>
          <w:sz w:val="18"/>
          <w:szCs w:val="18"/>
          <w:lang w:val="en-CA"/>
        </w:rPr>
        <w:t xml:space="preserve">Using a mobile device, a client or stakeholder can see </w:t>
      </w:r>
      <w:r w:rsidR="003A643B" w:rsidRPr="00BB6BCF">
        <w:rPr>
          <w:sz w:val="18"/>
          <w:szCs w:val="18"/>
          <w:lang w:val="en-CA"/>
        </w:rPr>
        <w:t xml:space="preserve">the conditions that their crops are </w:t>
      </w:r>
      <w:r w:rsidR="00FD5B98" w:rsidRPr="00BB6BCF">
        <w:rPr>
          <w:sz w:val="18"/>
          <w:szCs w:val="18"/>
          <w:lang w:val="en-CA"/>
        </w:rPr>
        <w:t xml:space="preserve">flourishing in. </w:t>
      </w:r>
      <w:r w:rsidR="009F0C49" w:rsidRPr="00BB6BCF">
        <w:rPr>
          <w:sz w:val="18"/>
          <w:szCs w:val="18"/>
          <w:lang w:val="en-CA"/>
        </w:rPr>
        <w:t>This can be achieved by simply logging in with a</w:t>
      </w:r>
      <w:r w:rsidR="00EA39BB" w:rsidRPr="00BB6BCF">
        <w:rPr>
          <w:sz w:val="18"/>
          <w:szCs w:val="18"/>
          <w:lang w:val="en-CA"/>
        </w:rPr>
        <w:t xml:space="preserve"> Mat</w:t>
      </w:r>
      <w:r w:rsidR="00B54865" w:rsidRPr="00BB6BCF">
        <w:rPr>
          <w:sz w:val="18"/>
          <w:szCs w:val="18"/>
          <w:lang w:val="en-CA"/>
        </w:rPr>
        <w:t>-L</w:t>
      </w:r>
      <w:r w:rsidR="00EA39BB" w:rsidRPr="00BB6BCF">
        <w:rPr>
          <w:sz w:val="18"/>
          <w:szCs w:val="18"/>
          <w:lang w:val="en-CA"/>
        </w:rPr>
        <w:t xml:space="preserve">ab account with access to said channel or by </w:t>
      </w:r>
      <w:r w:rsidR="00C423E5" w:rsidRPr="00BB6BCF">
        <w:rPr>
          <w:sz w:val="18"/>
          <w:szCs w:val="18"/>
          <w:lang w:val="en-CA"/>
        </w:rPr>
        <w:t xml:space="preserve">seeing </w:t>
      </w:r>
      <w:r w:rsidR="00AA25EC" w:rsidRPr="00BB6BCF">
        <w:rPr>
          <w:sz w:val="18"/>
          <w:szCs w:val="18"/>
          <w:lang w:val="en-CA"/>
        </w:rPr>
        <w:t>the</w:t>
      </w:r>
      <w:r w:rsidR="00C423E5" w:rsidRPr="00BB6BCF">
        <w:rPr>
          <w:sz w:val="18"/>
          <w:szCs w:val="18"/>
          <w:lang w:val="en-CA"/>
        </w:rPr>
        <w:t xml:space="preserve"> Tweets</w:t>
      </w:r>
      <w:r w:rsidR="00AA25EC" w:rsidRPr="00BB6BCF">
        <w:rPr>
          <w:sz w:val="18"/>
          <w:szCs w:val="18"/>
          <w:lang w:val="en-CA"/>
        </w:rPr>
        <w:t xml:space="preserve"> from </w:t>
      </w:r>
      <w:r w:rsidR="00B82147" w:rsidRPr="00BB6BCF">
        <w:rPr>
          <w:sz w:val="18"/>
          <w:szCs w:val="18"/>
          <w:lang w:val="en-CA"/>
        </w:rPr>
        <w:t>said channel.</w:t>
      </w:r>
      <w:r w:rsidR="00C423E5" w:rsidRPr="00BB6BCF">
        <w:rPr>
          <w:sz w:val="18"/>
          <w:szCs w:val="18"/>
          <w:lang w:val="en-CA"/>
        </w:rPr>
        <w:t xml:space="preserve"> </w:t>
      </w:r>
    </w:p>
    <w:p w14:paraId="2FE21511" w14:textId="77777777" w:rsidR="00B8731B" w:rsidRPr="00BB6BCF" w:rsidRDefault="00B8731B" w:rsidP="00047033">
      <w:pPr>
        <w:pStyle w:val="BodyText"/>
        <w:ind w:left="288" w:firstLine="0"/>
        <w:rPr>
          <w:sz w:val="18"/>
          <w:szCs w:val="18"/>
          <w:lang w:val="en-CA"/>
        </w:rPr>
      </w:pPr>
    </w:p>
    <w:p w14:paraId="2604B9D4" w14:textId="1AEB2647" w:rsidR="00B54865" w:rsidRPr="00BB6BCF" w:rsidRDefault="00B54865" w:rsidP="00B54865">
      <w:pPr>
        <w:pStyle w:val="BodyText"/>
        <w:numPr>
          <w:ilvl w:val="0"/>
          <w:numId w:val="28"/>
        </w:numPr>
        <w:rPr>
          <w:sz w:val="18"/>
          <w:szCs w:val="18"/>
          <w:lang w:val="en-CA"/>
        </w:rPr>
      </w:pPr>
      <w:r w:rsidRPr="00BB6BCF">
        <w:rPr>
          <w:sz w:val="18"/>
          <w:szCs w:val="18"/>
          <w:lang w:val="en-CA"/>
        </w:rPr>
        <w:t>Automatic Resource Management</w:t>
      </w:r>
    </w:p>
    <w:p w14:paraId="03E7FA30" w14:textId="2F49361D" w:rsidR="00B54865" w:rsidRPr="00BB6BCF" w:rsidRDefault="00B54865" w:rsidP="00B54865">
      <w:pPr>
        <w:pStyle w:val="BodyText"/>
        <w:ind w:left="288" w:firstLine="0"/>
        <w:rPr>
          <w:sz w:val="18"/>
          <w:szCs w:val="18"/>
          <w:lang w:val="en-CA"/>
        </w:rPr>
      </w:pPr>
      <w:r w:rsidRPr="00BB6BCF">
        <w:rPr>
          <w:sz w:val="18"/>
          <w:szCs w:val="18"/>
          <w:lang w:val="en-CA"/>
        </w:rPr>
        <w:t>This application was not covered in the use case, but it is possible to use a system of sensors for reading measurements and accompanying actuators to</w:t>
      </w:r>
      <w:r w:rsidR="00561BE2" w:rsidRPr="00BB6BCF">
        <w:rPr>
          <w:sz w:val="18"/>
          <w:szCs w:val="18"/>
          <w:lang w:val="en-CA"/>
        </w:rPr>
        <w:t xml:space="preserve"> automatically </w:t>
      </w:r>
      <w:r w:rsidR="00CC676F" w:rsidRPr="00BB6BCF">
        <w:rPr>
          <w:sz w:val="18"/>
          <w:szCs w:val="18"/>
          <w:lang w:val="en-CA"/>
        </w:rPr>
        <w:t>control the environment based on some given set point of said measurements. For example, a temperature gauge and a heater could be employed together to monitor and change the temperature in an indoor farm in a field location in Canada.</w:t>
      </w:r>
    </w:p>
    <w:p w14:paraId="6514FE66" w14:textId="77777777" w:rsidR="00B8731B" w:rsidRPr="00BB6BCF" w:rsidRDefault="00B8731B" w:rsidP="00B54865">
      <w:pPr>
        <w:pStyle w:val="BodyText"/>
        <w:ind w:left="288" w:firstLine="0"/>
        <w:rPr>
          <w:sz w:val="18"/>
          <w:szCs w:val="18"/>
          <w:lang w:val="en-CA"/>
        </w:rPr>
      </w:pPr>
    </w:p>
    <w:p w14:paraId="6AD3A036" w14:textId="3CC2D063" w:rsidR="00CC676F" w:rsidRPr="00BB6BCF" w:rsidRDefault="00CC676F" w:rsidP="00CC676F">
      <w:pPr>
        <w:pStyle w:val="BodyText"/>
        <w:numPr>
          <w:ilvl w:val="0"/>
          <w:numId w:val="28"/>
        </w:numPr>
        <w:rPr>
          <w:sz w:val="18"/>
          <w:szCs w:val="18"/>
          <w:lang w:val="en-CA"/>
        </w:rPr>
      </w:pPr>
      <w:r w:rsidRPr="00BB6BCF">
        <w:rPr>
          <w:sz w:val="18"/>
          <w:szCs w:val="18"/>
          <w:lang w:val="en-CA"/>
        </w:rPr>
        <w:t xml:space="preserve">Lo-Ra </w:t>
      </w:r>
    </w:p>
    <w:p w14:paraId="58B1B057" w14:textId="77777777" w:rsidR="001C091B" w:rsidRPr="00B8731B" w:rsidRDefault="001C091B" w:rsidP="00B8731B">
      <w:pPr>
        <w:pStyle w:val="BodyText"/>
        <w:ind w:firstLine="0"/>
        <w:rPr>
          <w:lang w:val="en-CA"/>
        </w:rPr>
      </w:pPr>
    </w:p>
    <w:p w14:paraId="08055B19" w14:textId="4209F275" w:rsidR="00A0350B" w:rsidRDefault="00DE30DB" w:rsidP="004C1C74">
      <w:pPr>
        <w:pStyle w:val="Heading1"/>
      </w:pPr>
      <w:r>
        <w:t>Challenges</w:t>
      </w:r>
    </w:p>
    <w:p w14:paraId="5DD3B773" w14:textId="77777777" w:rsidR="001C0BAB" w:rsidRDefault="001C0BAB" w:rsidP="001C0BAB">
      <w:pPr>
        <w:jc w:val="left"/>
      </w:pPr>
    </w:p>
    <w:p w14:paraId="0351510D" w14:textId="341E2D50" w:rsidR="00D11249" w:rsidRDefault="00D11249" w:rsidP="001C0BAB">
      <w:pPr>
        <w:pStyle w:val="ListParagraph"/>
        <w:numPr>
          <w:ilvl w:val="0"/>
          <w:numId w:val="29"/>
        </w:numPr>
        <w:jc w:val="left"/>
      </w:pPr>
      <w:r>
        <w:t>ESP8266 Fatal Crash</w:t>
      </w:r>
    </w:p>
    <w:p w14:paraId="75F39FBA" w14:textId="77777777" w:rsidR="00E46F11" w:rsidRDefault="00E46F11" w:rsidP="00E46F11">
      <w:pPr>
        <w:ind w:left="360"/>
        <w:jc w:val="left"/>
      </w:pPr>
    </w:p>
    <w:p w14:paraId="347D1AA9" w14:textId="390F3220" w:rsidR="00D11249" w:rsidRDefault="00D11249" w:rsidP="00D11249">
      <w:pPr>
        <w:ind w:firstLine="360"/>
        <w:jc w:val="left"/>
      </w:pPr>
      <w:r>
        <w:t xml:space="preserve">ESP8266 NodeMCU had a fatal crash and needed to be rebooted using a python tool. To do this, the python tool was cloned from github </w:t>
      </w:r>
      <w:r w:rsidR="00E46F11">
        <w:t xml:space="preserve">courtesy of </w:t>
      </w:r>
      <w:r w:rsidR="00C07BA5">
        <w:t>espressif</w:t>
      </w:r>
    </w:p>
    <w:p w14:paraId="1A4FDB02" w14:textId="65E9870A" w:rsidR="00D11249" w:rsidRDefault="00D11249" w:rsidP="00D11249">
      <w:pPr>
        <w:pStyle w:val="ListParagraph"/>
        <w:jc w:val="left"/>
      </w:pPr>
      <w:r>
        <w:rPr>
          <w:noProof/>
        </w:rPr>
        <w:drawing>
          <wp:inline distT="0" distB="0" distL="0" distR="0" wp14:anchorId="5569CAE9" wp14:editId="569A2C67">
            <wp:extent cx="6426202" cy="145351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202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9234" w14:textId="77777777" w:rsidR="00D11249" w:rsidRDefault="00D11249" w:rsidP="00D11249">
      <w:pPr>
        <w:ind w:left="360"/>
        <w:jc w:val="left"/>
      </w:pPr>
      <w:r>
        <w:t xml:space="preserve">Then it was built and run, though not without some trouble. This effectively formatted the NodeMCU and restored it to Factory settings. </w:t>
      </w:r>
    </w:p>
    <w:p w14:paraId="5FA28A63" w14:textId="77777777" w:rsidR="00D11249" w:rsidRDefault="00D11249" w:rsidP="00D11249">
      <w:pPr>
        <w:jc w:val="left"/>
      </w:pPr>
    </w:p>
    <w:p w14:paraId="79A3EC53" w14:textId="77777777" w:rsidR="00D11249" w:rsidRDefault="00D11249" w:rsidP="00D11249">
      <w:pPr>
        <w:pStyle w:val="ListParagraph"/>
        <w:jc w:val="left"/>
      </w:pPr>
      <w:r>
        <w:rPr>
          <w:noProof/>
        </w:rPr>
        <w:drawing>
          <wp:inline distT="0" distB="0" distL="0" distR="0" wp14:anchorId="73A64A80" wp14:editId="4D84FD98">
            <wp:extent cx="5915770" cy="2309021"/>
            <wp:effectExtent l="0" t="0" r="2540" b="254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770" cy="230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2FBB" w14:textId="77777777" w:rsidR="00D11249" w:rsidRDefault="00D11249" w:rsidP="00D11249">
      <w:pPr>
        <w:ind w:left="360"/>
        <w:jc w:val="left"/>
      </w:pPr>
    </w:p>
    <w:p w14:paraId="6600C3D3" w14:textId="77777777" w:rsidR="00D11249" w:rsidRDefault="00D11249" w:rsidP="00D11249">
      <w:pPr>
        <w:jc w:val="left"/>
      </w:pPr>
    </w:p>
    <w:p w14:paraId="169E0D33" w14:textId="2ABBD7C4" w:rsidR="002D2BEB" w:rsidRPr="00BB6BCF" w:rsidRDefault="00412BDA" w:rsidP="001C0BAB">
      <w:pPr>
        <w:pStyle w:val="ListParagraph"/>
        <w:numPr>
          <w:ilvl w:val="0"/>
          <w:numId w:val="29"/>
        </w:numPr>
        <w:jc w:val="left"/>
        <w:rPr>
          <w:sz w:val="18"/>
          <w:szCs w:val="18"/>
        </w:rPr>
      </w:pPr>
      <w:r w:rsidRPr="00BB6BCF">
        <w:rPr>
          <w:sz w:val="18"/>
          <w:szCs w:val="18"/>
        </w:rPr>
        <w:t>Unstable ESP8266 NodeMCU Wi-Fi Connection</w:t>
      </w:r>
    </w:p>
    <w:p w14:paraId="063CC9F1" w14:textId="77777777" w:rsidR="002F22E3" w:rsidRDefault="002F22E3" w:rsidP="00D11249">
      <w:pPr>
        <w:pStyle w:val="ListParagraph"/>
        <w:jc w:val="left"/>
      </w:pPr>
    </w:p>
    <w:p w14:paraId="486D1C8B" w14:textId="2E237052" w:rsidR="002D2BEB" w:rsidRPr="00BB6BCF" w:rsidRDefault="002D2BEB" w:rsidP="002D2BEB">
      <w:pPr>
        <w:jc w:val="left"/>
        <w:rPr>
          <w:sz w:val="18"/>
          <w:szCs w:val="18"/>
        </w:rPr>
      </w:pPr>
      <w:r w:rsidRPr="00BB6BCF">
        <w:rPr>
          <w:sz w:val="18"/>
          <w:szCs w:val="18"/>
        </w:rPr>
        <w:t xml:space="preserve">The image below shows the serial monitor of the ESP8266 NodeMCU as it establishes a connection with the ThingSpeak Private Channel for the Location in Canada. The values which go into field are from the DHT11 Temperature and Humidity Sensor. </w:t>
      </w:r>
    </w:p>
    <w:p w14:paraId="1CECD11F" w14:textId="77777777" w:rsidR="002D2BEB" w:rsidRPr="00BB6BCF" w:rsidRDefault="002D2BEB" w:rsidP="002D2BEB">
      <w:pPr>
        <w:jc w:val="left"/>
        <w:rPr>
          <w:sz w:val="18"/>
          <w:szCs w:val="18"/>
        </w:rPr>
      </w:pPr>
    </w:p>
    <w:p w14:paraId="5940F4B5" w14:textId="77777777" w:rsidR="00BB6BCF" w:rsidRPr="00BB6BCF" w:rsidRDefault="002D2BEB" w:rsidP="00BB6BCF">
      <w:pPr>
        <w:keepNext/>
        <w:rPr>
          <w:sz w:val="18"/>
          <w:szCs w:val="18"/>
        </w:rPr>
      </w:pPr>
      <w:r w:rsidRPr="00BB6BCF">
        <w:rPr>
          <w:noProof/>
          <w:sz w:val="18"/>
          <w:szCs w:val="18"/>
        </w:rPr>
        <w:drawing>
          <wp:inline distT="0" distB="0" distL="0" distR="0" wp14:anchorId="1C267AA8" wp14:editId="2ACEFB67">
            <wp:extent cx="6426202" cy="2236470"/>
            <wp:effectExtent l="12700" t="12700" r="12700" b="1143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202" cy="2236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1F56D2" w14:textId="2C62DB61" w:rsidR="002D2BEB" w:rsidRPr="00BB6BCF" w:rsidRDefault="00BB6BCF" w:rsidP="00BB6BCF">
      <w:pPr>
        <w:pStyle w:val="Caption"/>
        <w:jc w:val="left"/>
      </w:pPr>
      <w:r w:rsidRPr="00BB6BCF">
        <w:t xml:space="preserve">Figure </w:t>
      </w:r>
      <w:fldSimple w:instr=" SEQ Figure \* ARABIC ">
        <w:r w:rsidRPr="00BB6BCF">
          <w:rPr>
            <w:noProof/>
          </w:rPr>
          <w:t>5</w:t>
        </w:r>
      </w:fldSimple>
      <w:r w:rsidRPr="00BB6BCF">
        <w:t>-Serial monitor of ESP8266</w:t>
      </w:r>
    </w:p>
    <w:p w14:paraId="015297DA" w14:textId="77777777" w:rsidR="002D2BEB" w:rsidRPr="00BB6BCF" w:rsidRDefault="002D2BEB" w:rsidP="002D2BEB">
      <w:pPr>
        <w:jc w:val="left"/>
        <w:rPr>
          <w:sz w:val="18"/>
          <w:szCs w:val="18"/>
        </w:rPr>
      </w:pPr>
    </w:p>
    <w:p w14:paraId="58982657" w14:textId="4ADDE7FC" w:rsidR="002D2BEB" w:rsidRPr="00BB6BCF" w:rsidRDefault="002D2BEB" w:rsidP="002D2BEB">
      <w:pPr>
        <w:jc w:val="left"/>
        <w:rPr>
          <w:sz w:val="18"/>
          <w:szCs w:val="18"/>
        </w:rPr>
      </w:pPr>
      <w:r>
        <w:t xml:space="preserve">Notice that </w:t>
      </w:r>
      <w:r w:rsidR="005064DC">
        <w:t xml:space="preserve">some log entries </w:t>
      </w:r>
      <w:r w:rsidR="00E46F11">
        <w:t>described</w:t>
      </w:r>
      <w:r w:rsidR="00412BDA">
        <w:t xml:space="preserve"> </w:t>
      </w:r>
      <w:r w:rsidR="00E46F11">
        <w:t>successful uplink</w:t>
      </w:r>
      <w:r w:rsidR="00D11249">
        <w:t xml:space="preserve">, and other times </w:t>
      </w:r>
      <w:r w:rsidR="00E46F11">
        <w:t>the uplink failed.</w:t>
      </w:r>
      <w:r w:rsidR="00D11249">
        <w:t xml:space="preserve"> After the fatal crash of the ESP8266 node, it was hard to say what caused </w:t>
      </w:r>
      <w:r w:rsidR="00E46F11">
        <w:t>these disturbances</w:t>
      </w:r>
      <w:r w:rsidR="00D11249">
        <w:t xml:space="preserve">. </w:t>
      </w:r>
    </w:p>
    <w:p w14:paraId="6003AE86" w14:textId="77777777" w:rsidR="002D2BEB" w:rsidRPr="00BB6BCF" w:rsidRDefault="002D2BEB" w:rsidP="002D2BEB">
      <w:pPr>
        <w:jc w:val="left"/>
        <w:rPr>
          <w:sz w:val="18"/>
          <w:szCs w:val="18"/>
        </w:rPr>
      </w:pPr>
    </w:p>
    <w:p w14:paraId="084B2499" w14:textId="77777777" w:rsidR="002D2BEB" w:rsidRPr="00BB6BCF" w:rsidRDefault="002D2BEB" w:rsidP="002F22E3">
      <w:pPr>
        <w:pStyle w:val="ListParagraph"/>
        <w:numPr>
          <w:ilvl w:val="0"/>
          <w:numId w:val="29"/>
        </w:numPr>
        <w:jc w:val="left"/>
        <w:rPr>
          <w:sz w:val="18"/>
          <w:szCs w:val="18"/>
        </w:rPr>
      </w:pPr>
      <w:r w:rsidRPr="00BB6BCF">
        <w:rPr>
          <w:sz w:val="18"/>
          <w:szCs w:val="18"/>
        </w:rPr>
        <w:t>LoRa Network Problems</w:t>
      </w:r>
    </w:p>
    <w:p w14:paraId="45C7B3DC" w14:textId="77777777" w:rsidR="002D2BEB" w:rsidRPr="00BB6BCF" w:rsidRDefault="002D2BEB" w:rsidP="002F22E3">
      <w:pPr>
        <w:pStyle w:val="ListParagraph"/>
        <w:numPr>
          <w:ilvl w:val="0"/>
          <w:numId w:val="29"/>
        </w:numPr>
        <w:jc w:val="left"/>
        <w:rPr>
          <w:sz w:val="18"/>
          <w:szCs w:val="18"/>
        </w:rPr>
      </w:pPr>
      <w:r w:rsidRPr="00BB6BCF">
        <w:rPr>
          <w:sz w:val="18"/>
          <w:szCs w:val="18"/>
        </w:rPr>
        <w:t xml:space="preserve">Fatal Crash </w:t>
      </w:r>
    </w:p>
    <w:p w14:paraId="194BD431" w14:textId="21CD6784" w:rsidR="002D2BEB" w:rsidRPr="00BB6BCF" w:rsidRDefault="002D2BEB" w:rsidP="002D2BEB">
      <w:pPr>
        <w:jc w:val="left"/>
        <w:rPr>
          <w:ins w:id="0" w:author="Aiman Abdulrazak"/>
          <w:sz w:val="18"/>
          <w:szCs w:val="18"/>
        </w:rPr>
      </w:pPr>
      <w:ins w:id="1" w:author="Aiman Abdulrazak">
        <w:r w:rsidRPr="00BB6BCF">
          <w:rPr>
            <w:sz w:val="18"/>
            <w:szCs w:val="18"/>
          </w:rPr>
          <w:t xml:space="preserve">ESP8266 NodeMCU had a fatal crash and needed to be rebooted using a python tool. To do this, the python tool was cloned from </w:t>
        </w:r>
        <w:r w:rsidR="00BB6BCF" w:rsidRPr="00BB6BCF">
          <w:rPr>
            <w:sz w:val="18"/>
            <w:szCs w:val="18"/>
          </w:rPr>
          <w:t>GitHub</w:t>
        </w:r>
        <w:r w:rsidRPr="00BB6BCF">
          <w:rPr>
            <w:sz w:val="18"/>
            <w:szCs w:val="18"/>
          </w:rPr>
          <w:t xml:space="preserve"> (img1) </w:t>
        </w:r>
      </w:ins>
    </w:p>
    <w:p w14:paraId="30E463E8" w14:textId="6C5921DE" w:rsidR="00BB6BCF" w:rsidRPr="00BB6BCF" w:rsidRDefault="00BB6BCF" w:rsidP="00BB6BCF">
      <w:pPr>
        <w:keepNext/>
        <w:rPr>
          <w:sz w:val="18"/>
          <w:szCs w:val="18"/>
        </w:rPr>
      </w:pPr>
    </w:p>
    <w:p w14:paraId="731F79A5" w14:textId="2F8E3CE3" w:rsidR="002D2BEB" w:rsidRPr="00BB6BCF" w:rsidRDefault="00BB6BCF" w:rsidP="00BB6BCF">
      <w:pPr>
        <w:pStyle w:val="Caption"/>
        <w:ind w:firstLine="720"/>
        <w:jc w:val="left"/>
      </w:pPr>
      <w:r w:rsidRPr="00BB6BCF">
        <w:t xml:space="preserve">Figure </w:t>
      </w:r>
      <w:fldSimple w:instr=" SEQ Figure \* ARABIC ">
        <w:r w:rsidRPr="00BB6BCF">
          <w:rPr>
            <w:noProof/>
          </w:rPr>
          <w:t>6</w:t>
        </w:r>
      </w:fldSimple>
      <w:r w:rsidRPr="00BB6BCF">
        <w:t>-python tool from Github</w:t>
      </w:r>
    </w:p>
    <w:p w14:paraId="3E4A0C04" w14:textId="77777777" w:rsidR="00BB6BCF" w:rsidRDefault="00BB6BCF" w:rsidP="002D2BEB">
      <w:pPr>
        <w:jc w:val="left"/>
        <w:rPr>
          <w:sz w:val="18"/>
          <w:szCs w:val="18"/>
        </w:rPr>
      </w:pPr>
    </w:p>
    <w:p w14:paraId="76345498" w14:textId="77777777" w:rsidR="00BB6BCF" w:rsidRDefault="00BB6BCF" w:rsidP="002D2BEB">
      <w:pPr>
        <w:jc w:val="left"/>
        <w:rPr>
          <w:sz w:val="18"/>
          <w:szCs w:val="18"/>
        </w:rPr>
      </w:pPr>
    </w:p>
    <w:p w14:paraId="635024F3" w14:textId="77777777" w:rsidR="00BB6BCF" w:rsidRDefault="00BB6BCF" w:rsidP="002D2BEB">
      <w:pPr>
        <w:jc w:val="left"/>
        <w:rPr>
          <w:sz w:val="18"/>
          <w:szCs w:val="18"/>
        </w:rPr>
      </w:pPr>
    </w:p>
    <w:p w14:paraId="760FC7D4" w14:textId="32752EE5" w:rsidR="00BB6BCF" w:rsidRPr="00BB6BCF" w:rsidRDefault="00BB6BCF" w:rsidP="00BB6BCF">
      <w:pPr>
        <w:keepNext/>
        <w:rPr>
          <w:sz w:val="18"/>
          <w:szCs w:val="18"/>
        </w:rPr>
      </w:pPr>
    </w:p>
    <w:p w14:paraId="7556C091" w14:textId="6E3F4656" w:rsidR="002D2BEB" w:rsidRPr="00BB6BCF" w:rsidRDefault="00BB6BCF" w:rsidP="00BB6BCF">
      <w:pPr>
        <w:pStyle w:val="Caption"/>
        <w:ind w:left="720" w:firstLine="720"/>
        <w:jc w:val="left"/>
      </w:pPr>
      <w:r w:rsidRPr="00BB6BCF">
        <w:t xml:space="preserve">Figure </w:t>
      </w:r>
      <w:fldSimple w:instr=" SEQ Figure \* ARABIC ">
        <w:r w:rsidRPr="00BB6BCF">
          <w:rPr>
            <w:noProof/>
          </w:rPr>
          <w:t>7</w:t>
        </w:r>
      </w:fldSimple>
      <w:r w:rsidRPr="00BB6BCF">
        <w:t xml:space="preserve"> - NodeMCU reset</w:t>
      </w:r>
    </w:p>
    <w:p w14:paraId="0A3FAB7F" w14:textId="7F4F8946" w:rsidR="002D2BEB" w:rsidRPr="006E300E" w:rsidRDefault="002D2BEB" w:rsidP="006E300E">
      <w:pPr>
        <w:jc w:val="left"/>
      </w:pPr>
    </w:p>
    <w:p w14:paraId="6AD863E4" w14:textId="6CA3BC02" w:rsidR="00DE30DB" w:rsidRDefault="00DE30DB" w:rsidP="00DE30DB">
      <w:pPr>
        <w:pStyle w:val="Heading1"/>
      </w:pPr>
      <w:r>
        <w:t>Conclusion</w:t>
      </w:r>
    </w:p>
    <w:p w14:paraId="631FCD29" w14:textId="0C7A3460" w:rsidR="00CD7026" w:rsidRDefault="00BB6BCF" w:rsidP="00CD7026">
      <w:pPr>
        <w:pStyle w:val="BodyText"/>
        <w:ind w:left="288" w:firstLine="0"/>
        <w:rPr>
          <w:lang w:val="en-CA"/>
        </w:rPr>
      </w:pPr>
      <w:r>
        <w:rPr>
          <w:lang w:val="en-CA"/>
        </w:rPr>
        <w:tab/>
      </w:r>
      <w:r w:rsidR="00CD7026" w:rsidRPr="00BB6BCF">
        <w:rPr>
          <w:sz w:val="18"/>
          <w:szCs w:val="18"/>
          <w:lang w:val="en-CA"/>
        </w:rPr>
        <w:t>This application was not covered in the use case, but it is possible to use a system of sensors for reading measurements and accompanying actuators to automatically control the environment based on some given set point of said measurements. For example, a temperature gauge and a heater could be employed together to monitor and change the temperature in an indoor farm in a field location in Canada.</w:t>
      </w:r>
    </w:p>
    <w:p w14:paraId="56B52627" w14:textId="77777777" w:rsidR="00CD7026" w:rsidRPr="00CD7026" w:rsidRDefault="00CD7026" w:rsidP="00CD7026">
      <w:pPr>
        <w:jc w:val="both"/>
      </w:pPr>
    </w:p>
    <w:p w14:paraId="6164620A" w14:textId="2FC9F672" w:rsidR="00DE30DB" w:rsidRPr="00DE30DB" w:rsidRDefault="00A70F94" w:rsidP="00E718A7">
      <w:pPr>
        <w:pStyle w:val="Heading1"/>
      </w:pPr>
      <w:r>
        <w:t>References</w:t>
      </w:r>
    </w:p>
    <w:p w14:paraId="4DD79363" w14:textId="77777777" w:rsidR="009303D9" w:rsidRPr="005B520E" w:rsidRDefault="009303D9" w:rsidP="009F3373">
      <w:pPr>
        <w:jc w:val="both"/>
      </w:pPr>
    </w:p>
    <w:p w14:paraId="3D1EC608" w14:textId="77777777" w:rsidR="001966A8" w:rsidRDefault="001966A8" w:rsidP="001966A8">
      <w:pPr>
        <w:pStyle w:val="references"/>
      </w:pPr>
      <w:r>
        <w:t xml:space="preserve">Subhidh, “Subhidh/smart-agriculture: A project on agriculture that decides when to irrigate the crops, can monitor the health and diseases using machine learning as well,” </w:t>
      </w:r>
      <w:r>
        <w:rPr>
          <w:i/>
          <w:iCs/>
        </w:rPr>
        <w:t>GitHub</w:t>
      </w:r>
      <w:r>
        <w:t xml:space="preserve">. [Online]. Available: https://github.com/subhidh/Smart-Agriculture. [Accessed: 29-Nov-2021]. </w:t>
      </w:r>
    </w:p>
    <w:p w14:paraId="2190CCBC" w14:textId="77777777" w:rsidR="00B55B4D" w:rsidRDefault="00B55B4D" w:rsidP="00B55B4D">
      <w:pPr>
        <w:pStyle w:val="references"/>
      </w:pPr>
      <w:r>
        <w:t xml:space="preserve">A. Ghosh, “Building IOT Smarter Smoke Alarm with esp8266, mq2 -text notification,” </w:t>
      </w:r>
      <w:r>
        <w:rPr>
          <w:i/>
          <w:iCs/>
        </w:rPr>
        <w:t>SrcCodes</w:t>
      </w:r>
      <w:r>
        <w:t xml:space="preserve">, 31-Aug-2020. [Online]. Available: https://www.srccodes.com/iot-smoke-alarm-esp8266-mq2-gas-sensor-twilio-cloud-sms-thingspeak-analytics-mqtt/. [Accessed: 29-Nov-2021]. </w:t>
      </w:r>
    </w:p>
    <w:p w14:paraId="65469946" w14:textId="4525A4B8" w:rsidR="000B4A76" w:rsidRPr="00E718A7" w:rsidRDefault="000B4A76" w:rsidP="000B4A76">
      <w:pPr>
        <w:pStyle w:val="references"/>
        <w:rPr>
          <w:lang w:val="en-CA"/>
        </w:rPr>
      </w:pPr>
      <w:r>
        <w:rPr>
          <w:lang w:val="en-CA"/>
        </w:rPr>
        <w:t>Sayali S.Makone, D.G. Khairnar, Trupti Wagh, “</w:t>
      </w:r>
      <w:r w:rsidRPr="000B4A76">
        <w:rPr>
          <w:lang w:val="en-CA"/>
        </w:rPr>
        <w:t>Smart Agriculture using LoRaWan and ThingSpeak Cloud Platform</w:t>
      </w:r>
      <w:r w:rsidR="00D95CE0">
        <w:rPr>
          <w:lang w:val="en-CA"/>
        </w:rPr>
        <w:t>,</w:t>
      </w:r>
      <w:r>
        <w:rPr>
          <w:lang w:val="en-CA"/>
        </w:rPr>
        <w:t>”</w:t>
      </w:r>
      <w:r w:rsidR="00D95CE0" w:rsidRPr="00D95CE0">
        <w:t xml:space="preserve"> </w:t>
      </w:r>
      <w:r w:rsidR="00D95CE0">
        <w:t>[Accessed: 29-Nov-2021].</w:t>
      </w:r>
    </w:p>
    <w:p w14:paraId="4710A6F2" w14:textId="64B36E3C" w:rsidR="00E718A7" w:rsidRPr="00E718A7" w:rsidRDefault="00E718A7" w:rsidP="00E718A7">
      <w:pPr>
        <w:pStyle w:val="references"/>
      </w:pPr>
      <w:r>
        <w:t xml:space="preserve">“What is Lora®?,” </w:t>
      </w:r>
      <w:r>
        <w:rPr>
          <w:i/>
          <w:iCs/>
        </w:rPr>
        <w:t>Semtech</w:t>
      </w:r>
      <w:r>
        <w:t xml:space="preserve">. [Online]. Available: https://www.semtech.com/lora/what-is-lora. [Accessed: 29-Nov-2021]. </w:t>
      </w:r>
    </w:p>
    <w:p w14:paraId="3DC9EB52" w14:textId="77777777" w:rsidR="009303D9" w:rsidRDefault="009303D9" w:rsidP="00836367">
      <w:pPr>
        <w:pStyle w:val="references"/>
        <w:numPr>
          <w:ilvl w:val="0"/>
          <w:numId w:val="0"/>
        </w:numPr>
        <w:ind w:left="360" w:hanging="360"/>
      </w:pPr>
    </w:p>
    <w:p w14:paraId="1ABA7E11" w14:textId="0AA51F26" w:rsidR="009303D9" w:rsidRDefault="009303D9" w:rsidP="005B520E"/>
    <w:sectPr w:rsidR="009303D9" w:rsidSect="003B4E04">
      <w:type w:val="continuous"/>
      <w:pgSz w:w="11906" w:h="16838" w:code="9"/>
      <w:pgMar w:top="1080" w:right="893" w:bottom="1440" w:left="893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207377" w14:textId="77777777" w:rsidR="00B7779C" w:rsidRDefault="00B7779C" w:rsidP="001A3B3D">
      <w:r>
        <w:separator/>
      </w:r>
    </w:p>
  </w:endnote>
  <w:endnote w:type="continuationSeparator" w:id="0">
    <w:p w14:paraId="1C4754F4" w14:textId="77777777" w:rsidR="00B7779C" w:rsidRDefault="00B7779C" w:rsidP="001A3B3D">
      <w:r>
        <w:continuationSeparator/>
      </w:r>
    </w:p>
  </w:endnote>
  <w:endnote w:type="continuationNotice" w:id="1">
    <w:p w14:paraId="54AF5D19" w14:textId="77777777" w:rsidR="00AB632E" w:rsidRDefault="00AB632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F1BF29" w14:textId="2AB0F98E" w:rsidR="001A3B3D" w:rsidRPr="006F6D3D" w:rsidRDefault="001A3B3D" w:rsidP="0056610F">
    <w:pPr>
      <w:pStyle w:val="Footer"/>
      <w:jc w:val="left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4DAD1C" w14:textId="77777777" w:rsidR="00B7779C" w:rsidRDefault="00B7779C" w:rsidP="001A3B3D">
      <w:r>
        <w:separator/>
      </w:r>
    </w:p>
  </w:footnote>
  <w:footnote w:type="continuationSeparator" w:id="0">
    <w:p w14:paraId="4C0DA02E" w14:textId="77777777" w:rsidR="00B7779C" w:rsidRDefault="00B7779C" w:rsidP="001A3B3D">
      <w:r>
        <w:continuationSeparator/>
      </w:r>
    </w:p>
  </w:footnote>
  <w:footnote w:type="continuationNotice" w:id="1">
    <w:p w14:paraId="069C4A28" w14:textId="77777777" w:rsidR="00AB632E" w:rsidRDefault="00AB632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7A36CE9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D629BE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2648E1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9D38DB5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632C24E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82268A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C0E77F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74639B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1ACC4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29E8D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EA847AF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4224C68"/>
    <w:multiLevelType w:val="hybridMultilevel"/>
    <w:tmpl w:val="512C757A"/>
    <w:lvl w:ilvl="0" w:tplc="AD0290A4">
      <w:start w:val="1"/>
      <w:numFmt w:val="bullet"/>
      <w:lvlText w:val="-"/>
      <w:lvlJc w:val="left"/>
      <w:pPr>
        <w:ind w:left="648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12" w15:restartNumberingAfterBreak="0">
    <w:nsid w:val="14EC4667"/>
    <w:multiLevelType w:val="hybridMultilevel"/>
    <w:tmpl w:val="9E5A5796"/>
    <w:lvl w:ilvl="0" w:tplc="AA504918">
      <w:start w:val="1"/>
      <w:numFmt w:val="decimal"/>
      <w:lvlText w:val="%1.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13" w15:restartNumberingAfterBreak="0">
    <w:nsid w:val="1E177E97"/>
    <w:multiLevelType w:val="hybridMultilevel"/>
    <w:tmpl w:val="A6463BCE"/>
    <w:lvl w:ilvl="0" w:tplc="04140013">
      <w:start w:val="1"/>
      <w:numFmt w:val="upperRoman"/>
      <w:lvlText w:val="%1."/>
      <w:lvlJc w:val="right"/>
      <w:pPr>
        <w:ind w:left="936" w:hanging="360"/>
      </w:pPr>
    </w:lvl>
    <w:lvl w:ilvl="1" w:tplc="04140019" w:tentative="1">
      <w:start w:val="1"/>
      <w:numFmt w:val="lowerLetter"/>
      <w:lvlText w:val="%2."/>
      <w:lvlJc w:val="left"/>
      <w:pPr>
        <w:ind w:left="1656" w:hanging="360"/>
      </w:pPr>
    </w:lvl>
    <w:lvl w:ilvl="2" w:tplc="0414001B" w:tentative="1">
      <w:start w:val="1"/>
      <w:numFmt w:val="lowerRoman"/>
      <w:lvlText w:val="%3."/>
      <w:lvlJc w:val="right"/>
      <w:pPr>
        <w:ind w:left="2376" w:hanging="180"/>
      </w:pPr>
    </w:lvl>
    <w:lvl w:ilvl="3" w:tplc="0414000F" w:tentative="1">
      <w:start w:val="1"/>
      <w:numFmt w:val="decimal"/>
      <w:lvlText w:val="%4."/>
      <w:lvlJc w:val="left"/>
      <w:pPr>
        <w:ind w:left="3096" w:hanging="360"/>
      </w:pPr>
    </w:lvl>
    <w:lvl w:ilvl="4" w:tplc="04140019" w:tentative="1">
      <w:start w:val="1"/>
      <w:numFmt w:val="lowerLetter"/>
      <w:lvlText w:val="%5."/>
      <w:lvlJc w:val="left"/>
      <w:pPr>
        <w:ind w:left="3816" w:hanging="360"/>
      </w:pPr>
    </w:lvl>
    <w:lvl w:ilvl="5" w:tplc="0414001B" w:tentative="1">
      <w:start w:val="1"/>
      <w:numFmt w:val="lowerRoman"/>
      <w:lvlText w:val="%6."/>
      <w:lvlJc w:val="right"/>
      <w:pPr>
        <w:ind w:left="4536" w:hanging="180"/>
      </w:pPr>
    </w:lvl>
    <w:lvl w:ilvl="6" w:tplc="0414000F" w:tentative="1">
      <w:start w:val="1"/>
      <w:numFmt w:val="decimal"/>
      <w:lvlText w:val="%7."/>
      <w:lvlJc w:val="left"/>
      <w:pPr>
        <w:ind w:left="5256" w:hanging="360"/>
      </w:pPr>
    </w:lvl>
    <w:lvl w:ilvl="7" w:tplc="04140019" w:tentative="1">
      <w:start w:val="1"/>
      <w:numFmt w:val="lowerLetter"/>
      <w:lvlText w:val="%8."/>
      <w:lvlJc w:val="left"/>
      <w:pPr>
        <w:ind w:left="5976" w:hanging="360"/>
      </w:pPr>
    </w:lvl>
    <w:lvl w:ilvl="8" w:tplc="0414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4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6" w15:restartNumberingAfterBreak="0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18" w15:restartNumberingAfterBreak="0">
    <w:nsid w:val="4189603E"/>
    <w:multiLevelType w:val="multilevel"/>
    <w:tmpl w:val="0AB06E12"/>
    <w:lvl w:ilvl="0">
      <w:start w:val="1"/>
      <w:numFmt w:val="upperRoman"/>
      <w:pStyle w:val="Heading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Heading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Heading4"/>
      <w:lvlText w:val="%4)"/>
      <w:lvlJc w:val="left"/>
      <w:pPr>
        <w:tabs>
          <w:tab w:val="num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19" w15:restartNumberingAfterBreak="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right"/>
      <w:pPr>
        <w:ind w:left="418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1A7D32"/>
    <w:multiLevelType w:val="hybridMultilevel"/>
    <w:tmpl w:val="13424C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321E5A"/>
    <w:multiLevelType w:val="hybridMultilevel"/>
    <w:tmpl w:val="E0E428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3" w15:restartNumberingAfterBreak="0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4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5" w15:restartNumberingAfterBreak="0">
    <w:nsid w:val="766E2082"/>
    <w:multiLevelType w:val="hybridMultilevel"/>
    <w:tmpl w:val="58507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23"/>
  </w:num>
  <w:num w:numId="3">
    <w:abstractNumId w:val="15"/>
  </w:num>
  <w:num w:numId="4">
    <w:abstractNumId w:val="18"/>
  </w:num>
  <w:num w:numId="5">
    <w:abstractNumId w:val="18"/>
  </w:num>
  <w:num w:numId="6">
    <w:abstractNumId w:val="18"/>
  </w:num>
  <w:num w:numId="7">
    <w:abstractNumId w:val="18"/>
  </w:num>
  <w:num w:numId="8">
    <w:abstractNumId w:val="22"/>
  </w:num>
  <w:num w:numId="9">
    <w:abstractNumId w:val="24"/>
  </w:num>
  <w:num w:numId="10">
    <w:abstractNumId w:val="17"/>
  </w:num>
  <w:num w:numId="11">
    <w:abstractNumId w:val="14"/>
  </w:num>
  <w:num w:numId="12">
    <w:abstractNumId w:val="13"/>
  </w:num>
  <w:num w:numId="13">
    <w:abstractNumId w:val="0"/>
  </w:num>
  <w:num w:numId="14">
    <w:abstractNumId w:val="10"/>
  </w:num>
  <w:num w:numId="15">
    <w:abstractNumId w:val="8"/>
  </w:num>
  <w:num w:numId="16">
    <w:abstractNumId w:val="7"/>
  </w:num>
  <w:num w:numId="17">
    <w:abstractNumId w:val="6"/>
  </w:num>
  <w:num w:numId="18">
    <w:abstractNumId w:val="5"/>
  </w:num>
  <w:num w:numId="19">
    <w:abstractNumId w:val="9"/>
  </w:num>
  <w:num w:numId="20">
    <w:abstractNumId w:val="4"/>
  </w:num>
  <w:num w:numId="21">
    <w:abstractNumId w:val="3"/>
  </w:num>
  <w:num w:numId="22">
    <w:abstractNumId w:val="2"/>
  </w:num>
  <w:num w:numId="23">
    <w:abstractNumId w:val="1"/>
  </w:num>
  <w:num w:numId="24">
    <w:abstractNumId w:val="19"/>
  </w:num>
  <w:num w:numId="25">
    <w:abstractNumId w:val="21"/>
  </w:num>
  <w:num w:numId="26">
    <w:abstractNumId w:val="25"/>
  </w:num>
  <w:num w:numId="27">
    <w:abstractNumId w:val="12"/>
  </w:num>
  <w:num w:numId="28">
    <w:abstractNumId w:val="11"/>
  </w:num>
  <w:num w:numId="29">
    <w:abstractNumId w:val="2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iman Abdulrazak">
    <w15:presenceInfo w15:providerId="AD" w15:userId="S::abdula38@mcmaster.ca::a52b7e7f-8b87-40ab-91e1-7267f8776fb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embedSystemFonts/>
  <w:defaultTabStop w:val="720"/>
  <w:doNotHyphenateCaps/>
  <w:characterSpacingControl w:val="doNotCompress"/>
  <w:doNotValidateAgainstSchema/>
  <w:doNotDemarcateInvalidXml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3D9"/>
    <w:rsid w:val="0000105D"/>
    <w:rsid w:val="00002FA9"/>
    <w:rsid w:val="00007762"/>
    <w:rsid w:val="0001191E"/>
    <w:rsid w:val="00015A15"/>
    <w:rsid w:val="0003105B"/>
    <w:rsid w:val="000379B2"/>
    <w:rsid w:val="0004092D"/>
    <w:rsid w:val="000430DC"/>
    <w:rsid w:val="00047033"/>
    <w:rsid w:val="0004781E"/>
    <w:rsid w:val="00047E7C"/>
    <w:rsid w:val="0005182F"/>
    <w:rsid w:val="00051DEE"/>
    <w:rsid w:val="00060A5E"/>
    <w:rsid w:val="00060C3D"/>
    <w:rsid w:val="0006208D"/>
    <w:rsid w:val="000656BC"/>
    <w:rsid w:val="000704FF"/>
    <w:rsid w:val="00080D0D"/>
    <w:rsid w:val="0008276E"/>
    <w:rsid w:val="00083EE1"/>
    <w:rsid w:val="0008758A"/>
    <w:rsid w:val="00090AA9"/>
    <w:rsid w:val="00097631"/>
    <w:rsid w:val="000A28F7"/>
    <w:rsid w:val="000A3DC6"/>
    <w:rsid w:val="000A547C"/>
    <w:rsid w:val="000A75EB"/>
    <w:rsid w:val="000B08FE"/>
    <w:rsid w:val="000B4A76"/>
    <w:rsid w:val="000B68BF"/>
    <w:rsid w:val="000B6CD6"/>
    <w:rsid w:val="000B6D10"/>
    <w:rsid w:val="000B6FDE"/>
    <w:rsid w:val="000C1E68"/>
    <w:rsid w:val="000D1A13"/>
    <w:rsid w:val="000D7A42"/>
    <w:rsid w:val="000E0950"/>
    <w:rsid w:val="000E13BD"/>
    <w:rsid w:val="000E1632"/>
    <w:rsid w:val="000F7976"/>
    <w:rsid w:val="001002BB"/>
    <w:rsid w:val="00101E0E"/>
    <w:rsid w:val="00105226"/>
    <w:rsid w:val="0010557E"/>
    <w:rsid w:val="00106AA1"/>
    <w:rsid w:val="00122594"/>
    <w:rsid w:val="0014450B"/>
    <w:rsid w:val="001504D9"/>
    <w:rsid w:val="00152739"/>
    <w:rsid w:val="00153177"/>
    <w:rsid w:val="00160143"/>
    <w:rsid w:val="00160332"/>
    <w:rsid w:val="001623DA"/>
    <w:rsid w:val="00171293"/>
    <w:rsid w:val="00183BC8"/>
    <w:rsid w:val="001844A2"/>
    <w:rsid w:val="001908C6"/>
    <w:rsid w:val="00190B12"/>
    <w:rsid w:val="00190DFC"/>
    <w:rsid w:val="001925F4"/>
    <w:rsid w:val="001927FB"/>
    <w:rsid w:val="00192AC7"/>
    <w:rsid w:val="00194389"/>
    <w:rsid w:val="001962D8"/>
    <w:rsid w:val="001966A8"/>
    <w:rsid w:val="001A0721"/>
    <w:rsid w:val="001A2EFD"/>
    <w:rsid w:val="001A3B3D"/>
    <w:rsid w:val="001A4463"/>
    <w:rsid w:val="001A5E08"/>
    <w:rsid w:val="001B0A47"/>
    <w:rsid w:val="001B5BC8"/>
    <w:rsid w:val="001B67DC"/>
    <w:rsid w:val="001C091B"/>
    <w:rsid w:val="001C0BAB"/>
    <w:rsid w:val="001C69F7"/>
    <w:rsid w:val="001D6514"/>
    <w:rsid w:val="001D7836"/>
    <w:rsid w:val="001E23AD"/>
    <w:rsid w:val="001E77F5"/>
    <w:rsid w:val="001F42AA"/>
    <w:rsid w:val="001F4F13"/>
    <w:rsid w:val="001F65E2"/>
    <w:rsid w:val="00200411"/>
    <w:rsid w:val="0020580E"/>
    <w:rsid w:val="00220941"/>
    <w:rsid w:val="002212C0"/>
    <w:rsid w:val="0022201B"/>
    <w:rsid w:val="00222805"/>
    <w:rsid w:val="00222832"/>
    <w:rsid w:val="00223C9E"/>
    <w:rsid w:val="002253AF"/>
    <w:rsid w:val="002254A9"/>
    <w:rsid w:val="0023043B"/>
    <w:rsid w:val="0023117B"/>
    <w:rsid w:val="00233D97"/>
    <w:rsid w:val="002347A2"/>
    <w:rsid w:val="00237D5A"/>
    <w:rsid w:val="00240486"/>
    <w:rsid w:val="002448B7"/>
    <w:rsid w:val="00246904"/>
    <w:rsid w:val="00250595"/>
    <w:rsid w:val="00253A71"/>
    <w:rsid w:val="002540AE"/>
    <w:rsid w:val="00255B99"/>
    <w:rsid w:val="00265558"/>
    <w:rsid w:val="00280F20"/>
    <w:rsid w:val="00282725"/>
    <w:rsid w:val="002844BD"/>
    <w:rsid w:val="002850E3"/>
    <w:rsid w:val="00293608"/>
    <w:rsid w:val="002A0FC2"/>
    <w:rsid w:val="002A49EE"/>
    <w:rsid w:val="002B7D95"/>
    <w:rsid w:val="002C4047"/>
    <w:rsid w:val="002C436B"/>
    <w:rsid w:val="002C5AB4"/>
    <w:rsid w:val="002D2BEB"/>
    <w:rsid w:val="002D6519"/>
    <w:rsid w:val="002E1204"/>
    <w:rsid w:val="002E23C7"/>
    <w:rsid w:val="002E2BFF"/>
    <w:rsid w:val="002E4C8E"/>
    <w:rsid w:val="002E6F29"/>
    <w:rsid w:val="002E7A5A"/>
    <w:rsid w:val="002F22E3"/>
    <w:rsid w:val="002F4FDC"/>
    <w:rsid w:val="003038F4"/>
    <w:rsid w:val="00304A6C"/>
    <w:rsid w:val="00312A51"/>
    <w:rsid w:val="00313D40"/>
    <w:rsid w:val="00323110"/>
    <w:rsid w:val="00323A24"/>
    <w:rsid w:val="00324256"/>
    <w:rsid w:val="003251E4"/>
    <w:rsid w:val="0032532C"/>
    <w:rsid w:val="003268CE"/>
    <w:rsid w:val="003324FA"/>
    <w:rsid w:val="0033492C"/>
    <w:rsid w:val="00342CA4"/>
    <w:rsid w:val="00350BAF"/>
    <w:rsid w:val="00354FCF"/>
    <w:rsid w:val="00355FF9"/>
    <w:rsid w:val="00357D7E"/>
    <w:rsid w:val="00360720"/>
    <w:rsid w:val="00374B1A"/>
    <w:rsid w:val="00376BF8"/>
    <w:rsid w:val="00382F72"/>
    <w:rsid w:val="00392C01"/>
    <w:rsid w:val="00393376"/>
    <w:rsid w:val="003A19E2"/>
    <w:rsid w:val="003A643B"/>
    <w:rsid w:val="003A71F2"/>
    <w:rsid w:val="003B1EED"/>
    <w:rsid w:val="003B1FBC"/>
    <w:rsid w:val="003B2B40"/>
    <w:rsid w:val="003B3B3D"/>
    <w:rsid w:val="003B3F34"/>
    <w:rsid w:val="003B4E04"/>
    <w:rsid w:val="003B518D"/>
    <w:rsid w:val="003B7A4E"/>
    <w:rsid w:val="003C3C8B"/>
    <w:rsid w:val="003C3CB8"/>
    <w:rsid w:val="003C5904"/>
    <w:rsid w:val="003C5A5A"/>
    <w:rsid w:val="003D50B9"/>
    <w:rsid w:val="003D5127"/>
    <w:rsid w:val="003D51EE"/>
    <w:rsid w:val="003E122F"/>
    <w:rsid w:val="003E2FC1"/>
    <w:rsid w:val="003F20A4"/>
    <w:rsid w:val="003F2AE7"/>
    <w:rsid w:val="003F4199"/>
    <w:rsid w:val="003F5A08"/>
    <w:rsid w:val="004075E8"/>
    <w:rsid w:val="004076EE"/>
    <w:rsid w:val="00412BDA"/>
    <w:rsid w:val="00414A4A"/>
    <w:rsid w:val="00420716"/>
    <w:rsid w:val="004325FB"/>
    <w:rsid w:val="00433DDE"/>
    <w:rsid w:val="00440160"/>
    <w:rsid w:val="004432BA"/>
    <w:rsid w:val="0044407E"/>
    <w:rsid w:val="00447BB9"/>
    <w:rsid w:val="00455402"/>
    <w:rsid w:val="0046031D"/>
    <w:rsid w:val="004617F4"/>
    <w:rsid w:val="00466DA8"/>
    <w:rsid w:val="0046789B"/>
    <w:rsid w:val="0047059A"/>
    <w:rsid w:val="004715DB"/>
    <w:rsid w:val="00473AC9"/>
    <w:rsid w:val="00473E03"/>
    <w:rsid w:val="004778F8"/>
    <w:rsid w:val="004806E6"/>
    <w:rsid w:val="00492370"/>
    <w:rsid w:val="004A2A8C"/>
    <w:rsid w:val="004B34D4"/>
    <w:rsid w:val="004C10C5"/>
    <w:rsid w:val="004C1C74"/>
    <w:rsid w:val="004D3378"/>
    <w:rsid w:val="004D5708"/>
    <w:rsid w:val="004D6870"/>
    <w:rsid w:val="004D72B5"/>
    <w:rsid w:val="004E1031"/>
    <w:rsid w:val="004E39C6"/>
    <w:rsid w:val="004F1386"/>
    <w:rsid w:val="004F2AF1"/>
    <w:rsid w:val="004F746D"/>
    <w:rsid w:val="00502C75"/>
    <w:rsid w:val="00502F81"/>
    <w:rsid w:val="0050647D"/>
    <w:rsid w:val="005064DC"/>
    <w:rsid w:val="00506F7C"/>
    <w:rsid w:val="00507D24"/>
    <w:rsid w:val="005147FD"/>
    <w:rsid w:val="005158B4"/>
    <w:rsid w:val="00516608"/>
    <w:rsid w:val="00521D33"/>
    <w:rsid w:val="00522291"/>
    <w:rsid w:val="00526E96"/>
    <w:rsid w:val="005335AC"/>
    <w:rsid w:val="005364E6"/>
    <w:rsid w:val="00541829"/>
    <w:rsid w:val="00550247"/>
    <w:rsid w:val="00551B7F"/>
    <w:rsid w:val="00554417"/>
    <w:rsid w:val="00561BE2"/>
    <w:rsid w:val="0056610F"/>
    <w:rsid w:val="005714F8"/>
    <w:rsid w:val="00575BCA"/>
    <w:rsid w:val="00576F6E"/>
    <w:rsid w:val="00580C20"/>
    <w:rsid w:val="005912D2"/>
    <w:rsid w:val="005A47C2"/>
    <w:rsid w:val="005A5126"/>
    <w:rsid w:val="005A546B"/>
    <w:rsid w:val="005A7985"/>
    <w:rsid w:val="005B0344"/>
    <w:rsid w:val="005B2A04"/>
    <w:rsid w:val="005B3602"/>
    <w:rsid w:val="005B4A20"/>
    <w:rsid w:val="005B520E"/>
    <w:rsid w:val="005C3677"/>
    <w:rsid w:val="005C434F"/>
    <w:rsid w:val="005C6CF2"/>
    <w:rsid w:val="005C6E26"/>
    <w:rsid w:val="005D141B"/>
    <w:rsid w:val="005D3A02"/>
    <w:rsid w:val="005E2800"/>
    <w:rsid w:val="005E641B"/>
    <w:rsid w:val="005E65B7"/>
    <w:rsid w:val="005F0319"/>
    <w:rsid w:val="005F2494"/>
    <w:rsid w:val="005F2EE2"/>
    <w:rsid w:val="00605825"/>
    <w:rsid w:val="00607526"/>
    <w:rsid w:val="0061284B"/>
    <w:rsid w:val="006205E2"/>
    <w:rsid w:val="00622428"/>
    <w:rsid w:val="00622BBE"/>
    <w:rsid w:val="006256B2"/>
    <w:rsid w:val="006274F1"/>
    <w:rsid w:val="00630527"/>
    <w:rsid w:val="00631BD1"/>
    <w:rsid w:val="006344B9"/>
    <w:rsid w:val="00634E8A"/>
    <w:rsid w:val="00642211"/>
    <w:rsid w:val="00643C55"/>
    <w:rsid w:val="00645D22"/>
    <w:rsid w:val="00646A38"/>
    <w:rsid w:val="00651A08"/>
    <w:rsid w:val="0065326D"/>
    <w:rsid w:val="00654204"/>
    <w:rsid w:val="00660251"/>
    <w:rsid w:val="00662AED"/>
    <w:rsid w:val="00666210"/>
    <w:rsid w:val="00670434"/>
    <w:rsid w:val="00677B9C"/>
    <w:rsid w:val="00683360"/>
    <w:rsid w:val="00687305"/>
    <w:rsid w:val="006909B5"/>
    <w:rsid w:val="00695E6B"/>
    <w:rsid w:val="006963CB"/>
    <w:rsid w:val="006A33AF"/>
    <w:rsid w:val="006A3FAC"/>
    <w:rsid w:val="006B4352"/>
    <w:rsid w:val="006B6B66"/>
    <w:rsid w:val="006C1001"/>
    <w:rsid w:val="006C336F"/>
    <w:rsid w:val="006C3507"/>
    <w:rsid w:val="006C5995"/>
    <w:rsid w:val="006C6A86"/>
    <w:rsid w:val="006E0248"/>
    <w:rsid w:val="006E14E5"/>
    <w:rsid w:val="006E2837"/>
    <w:rsid w:val="006E2A7B"/>
    <w:rsid w:val="006E300E"/>
    <w:rsid w:val="006E5F4A"/>
    <w:rsid w:val="006F61FE"/>
    <w:rsid w:val="006F6D3D"/>
    <w:rsid w:val="007006B7"/>
    <w:rsid w:val="0070793A"/>
    <w:rsid w:val="00710B76"/>
    <w:rsid w:val="00715BEA"/>
    <w:rsid w:val="00733CB0"/>
    <w:rsid w:val="00733DA2"/>
    <w:rsid w:val="00740EEA"/>
    <w:rsid w:val="0074140A"/>
    <w:rsid w:val="00741570"/>
    <w:rsid w:val="00741C13"/>
    <w:rsid w:val="00744EFF"/>
    <w:rsid w:val="00747392"/>
    <w:rsid w:val="007504A6"/>
    <w:rsid w:val="0075462F"/>
    <w:rsid w:val="00755924"/>
    <w:rsid w:val="0076321C"/>
    <w:rsid w:val="00765166"/>
    <w:rsid w:val="0078265E"/>
    <w:rsid w:val="007832E0"/>
    <w:rsid w:val="00784E38"/>
    <w:rsid w:val="00790DB6"/>
    <w:rsid w:val="007938A7"/>
    <w:rsid w:val="00794519"/>
    <w:rsid w:val="00794804"/>
    <w:rsid w:val="007A69A4"/>
    <w:rsid w:val="007A764D"/>
    <w:rsid w:val="007B33F1"/>
    <w:rsid w:val="007B6DDA"/>
    <w:rsid w:val="007B7883"/>
    <w:rsid w:val="007B78A6"/>
    <w:rsid w:val="007C0308"/>
    <w:rsid w:val="007C0573"/>
    <w:rsid w:val="007C2FF2"/>
    <w:rsid w:val="007C4F65"/>
    <w:rsid w:val="007C6033"/>
    <w:rsid w:val="007C63B0"/>
    <w:rsid w:val="007D6232"/>
    <w:rsid w:val="007D6F43"/>
    <w:rsid w:val="007F0217"/>
    <w:rsid w:val="007F161B"/>
    <w:rsid w:val="007F1F99"/>
    <w:rsid w:val="007F768F"/>
    <w:rsid w:val="00800321"/>
    <w:rsid w:val="00801AE6"/>
    <w:rsid w:val="008027E1"/>
    <w:rsid w:val="0080481A"/>
    <w:rsid w:val="0080791D"/>
    <w:rsid w:val="008104E4"/>
    <w:rsid w:val="00816DF1"/>
    <w:rsid w:val="00823C0F"/>
    <w:rsid w:val="00832BB1"/>
    <w:rsid w:val="00835735"/>
    <w:rsid w:val="00836367"/>
    <w:rsid w:val="008363ED"/>
    <w:rsid w:val="00843FE5"/>
    <w:rsid w:val="008447CC"/>
    <w:rsid w:val="00845074"/>
    <w:rsid w:val="008502B8"/>
    <w:rsid w:val="008566E0"/>
    <w:rsid w:val="00866C56"/>
    <w:rsid w:val="00867999"/>
    <w:rsid w:val="00873603"/>
    <w:rsid w:val="008755CD"/>
    <w:rsid w:val="00885128"/>
    <w:rsid w:val="008A008C"/>
    <w:rsid w:val="008A2C7D"/>
    <w:rsid w:val="008A6BC6"/>
    <w:rsid w:val="008A7CE6"/>
    <w:rsid w:val="008B2DB2"/>
    <w:rsid w:val="008B4821"/>
    <w:rsid w:val="008B6524"/>
    <w:rsid w:val="008B7234"/>
    <w:rsid w:val="008C0A28"/>
    <w:rsid w:val="008C14F3"/>
    <w:rsid w:val="008C18D1"/>
    <w:rsid w:val="008C1B52"/>
    <w:rsid w:val="008C3B99"/>
    <w:rsid w:val="008C4B23"/>
    <w:rsid w:val="008D3098"/>
    <w:rsid w:val="008E728B"/>
    <w:rsid w:val="008F0E2B"/>
    <w:rsid w:val="008F5620"/>
    <w:rsid w:val="008F6E2C"/>
    <w:rsid w:val="00901B8D"/>
    <w:rsid w:val="00903395"/>
    <w:rsid w:val="00904B4F"/>
    <w:rsid w:val="009054F7"/>
    <w:rsid w:val="00912193"/>
    <w:rsid w:val="00920BB8"/>
    <w:rsid w:val="0092238E"/>
    <w:rsid w:val="00925FDB"/>
    <w:rsid w:val="009303D9"/>
    <w:rsid w:val="00933B6E"/>
    <w:rsid w:val="00933C64"/>
    <w:rsid w:val="00937740"/>
    <w:rsid w:val="00945696"/>
    <w:rsid w:val="009479C5"/>
    <w:rsid w:val="00953325"/>
    <w:rsid w:val="009553D3"/>
    <w:rsid w:val="00962DB8"/>
    <w:rsid w:val="00962DF0"/>
    <w:rsid w:val="00972203"/>
    <w:rsid w:val="00977627"/>
    <w:rsid w:val="009801F8"/>
    <w:rsid w:val="009A60D6"/>
    <w:rsid w:val="009B0095"/>
    <w:rsid w:val="009B5C64"/>
    <w:rsid w:val="009C653E"/>
    <w:rsid w:val="009C751C"/>
    <w:rsid w:val="009D0701"/>
    <w:rsid w:val="009D0D2C"/>
    <w:rsid w:val="009D141B"/>
    <w:rsid w:val="009D195F"/>
    <w:rsid w:val="009E1070"/>
    <w:rsid w:val="009E2BDD"/>
    <w:rsid w:val="009E52F4"/>
    <w:rsid w:val="009E7385"/>
    <w:rsid w:val="009F0C49"/>
    <w:rsid w:val="009F1D79"/>
    <w:rsid w:val="009F3373"/>
    <w:rsid w:val="009F531D"/>
    <w:rsid w:val="00A0350B"/>
    <w:rsid w:val="00A03518"/>
    <w:rsid w:val="00A03636"/>
    <w:rsid w:val="00A055D3"/>
    <w:rsid w:val="00A055DA"/>
    <w:rsid w:val="00A0562B"/>
    <w:rsid w:val="00A059B3"/>
    <w:rsid w:val="00A07695"/>
    <w:rsid w:val="00A0799D"/>
    <w:rsid w:val="00A128FE"/>
    <w:rsid w:val="00A132C4"/>
    <w:rsid w:val="00A26E6A"/>
    <w:rsid w:val="00A344E5"/>
    <w:rsid w:val="00A3618B"/>
    <w:rsid w:val="00A42393"/>
    <w:rsid w:val="00A43BBD"/>
    <w:rsid w:val="00A46158"/>
    <w:rsid w:val="00A54794"/>
    <w:rsid w:val="00A55270"/>
    <w:rsid w:val="00A56F39"/>
    <w:rsid w:val="00A60AFB"/>
    <w:rsid w:val="00A637D4"/>
    <w:rsid w:val="00A6613D"/>
    <w:rsid w:val="00A70F94"/>
    <w:rsid w:val="00A72BD0"/>
    <w:rsid w:val="00A72BE0"/>
    <w:rsid w:val="00A8045E"/>
    <w:rsid w:val="00A8213A"/>
    <w:rsid w:val="00A872B8"/>
    <w:rsid w:val="00A950A1"/>
    <w:rsid w:val="00AA0D49"/>
    <w:rsid w:val="00AA25EC"/>
    <w:rsid w:val="00AA3989"/>
    <w:rsid w:val="00AA5245"/>
    <w:rsid w:val="00AB41A5"/>
    <w:rsid w:val="00AB632E"/>
    <w:rsid w:val="00AB68B0"/>
    <w:rsid w:val="00AC2AAF"/>
    <w:rsid w:val="00AC4049"/>
    <w:rsid w:val="00AC49D5"/>
    <w:rsid w:val="00AC4C7C"/>
    <w:rsid w:val="00AC52F5"/>
    <w:rsid w:val="00AD47B2"/>
    <w:rsid w:val="00AD4963"/>
    <w:rsid w:val="00AD5D31"/>
    <w:rsid w:val="00AE3409"/>
    <w:rsid w:val="00AE440D"/>
    <w:rsid w:val="00AE4C3A"/>
    <w:rsid w:val="00AF10B8"/>
    <w:rsid w:val="00AF1E1D"/>
    <w:rsid w:val="00AF6D76"/>
    <w:rsid w:val="00B006F3"/>
    <w:rsid w:val="00B04320"/>
    <w:rsid w:val="00B11A60"/>
    <w:rsid w:val="00B12B9F"/>
    <w:rsid w:val="00B141CE"/>
    <w:rsid w:val="00B15258"/>
    <w:rsid w:val="00B17EE8"/>
    <w:rsid w:val="00B22613"/>
    <w:rsid w:val="00B229B0"/>
    <w:rsid w:val="00B2551F"/>
    <w:rsid w:val="00B3137C"/>
    <w:rsid w:val="00B32CA5"/>
    <w:rsid w:val="00B44A76"/>
    <w:rsid w:val="00B50ABE"/>
    <w:rsid w:val="00B53460"/>
    <w:rsid w:val="00B54865"/>
    <w:rsid w:val="00B55403"/>
    <w:rsid w:val="00B55B4D"/>
    <w:rsid w:val="00B6586F"/>
    <w:rsid w:val="00B725DA"/>
    <w:rsid w:val="00B735F4"/>
    <w:rsid w:val="00B73600"/>
    <w:rsid w:val="00B768D1"/>
    <w:rsid w:val="00B7779C"/>
    <w:rsid w:val="00B80587"/>
    <w:rsid w:val="00B82147"/>
    <w:rsid w:val="00B8731B"/>
    <w:rsid w:val="00B93056"/>
    <w:rsid w:val="00B965DC"/>
    <w:rsid w:val="00BA1025"/>
    <w:rsid w:val="00BA4EF2"/>
    <w:rsid w:val="00BB4BDF"/>
    <w:rsid w:val="00BB4D62"/>
    <w:rsid w:val="00BB6BCF"/>
    <w:rsid w:val="00BC2807"/>
    <w:rsid w:val="00BC3420"/>
    <w:rsid w:val="00BC394D"/>
    <w:rsid w:val="00BD2FE5"/>
    <w:rsid w:val="00BD5AF5"/>
    <w:rsid w:val="00BD6170"/>
    <w:rsid w:val="00BD670B"/>
    <w:rsid w:val="00BE7D3C"/>
    <w:rsid w:val="00BF10BE"/>
    <w:rsid w:val="00BF5FF6"/>
    <w:rsid w:val="00BF6344"/>
    <w:rsid w:val="00BF6C87"/>
    <w:rsid w:val="00BF719D"/>
    <w:rsid w:val="00C0207F"/>
    <w:rsid w:val="00C04EB8"/>
    <w:rsid w:val="00C07BA5"/>
    <w:rsid w:val="00C1399D"/>
    <w:rsid w:val="00C157E2"/>
    <w:rsid w:val="00C16117"/>
    <w:rsid w:val="00C1751C"/>
    <w:rsid w:val="00C179B8"/>
    <w:rsid w:val="00C20250"/>
    <w:rsid w:val="00C24091"/>
    <w:rsid w:val="00C274CC"/>
    <w:rsid w:val="00C3075A"/>
    <w:rsid w:val="00C31FE2"/>
    <w:rsid w:val="00C3616E"/>
    <w:rsid w:val="00C41D44"/>
    <w:rsid w:val="00C423E5"/>
    <w:rsid w:val="00C4260F"/>
    <w:rsid w:val="00C43827"/>
    <w:rsid w:val="00C47485"/>
    <w:rsid w:val="00C51F0A"/>
    <w:rsid w:val="00C539A4"/>
    <w:rsid w:val="00C54A51"/>
    <w:rsid w:val="00C6064F"/>
    <w:rsid w:val="00C66833"/>
    <w:rsid w:val="00C7371D"/>
    <w:rsid w:val="00C77767"/>
    <w:rsid w:val="00C87573"/>
    <w:rsid w:val="00C87A2F"/>
    <w:rsid w:val="00C91684"/>
    <w:rsid w:val="00C919A4"/>
    <w:rsid w:val="00C96ABF"/>
    <w:rsid w:val="00CA4392"/>
    <w:rsid w:val="00CB217F"/>
    <w:rsid w:val="00CB292A"/>
    <w:rsid w:val="00CB3E7D"/>
    <w:rsid w:val="00CB4FCE"/>
    <w:rsid w:val="00CB69A2"/>
    <w:rsid w:val="00CC393F"/>
    <w:rsid w:val="00CC676F"/>
    <w:rsid w:val="00CC6EFA"/>
    <w:rsid w:val="00CD51A0"/>
    <w:rsid w:val="00CD7026"/>
    <w:rsid w:val="00CE7960"/>
    <w:rsid w:val="00CF2981"/>
    <w:rsid w:val="00CF2B8B"/>
    <w:rsid w:val="00CF2FF9"/>
    <w:rsid w:val="00CF3EE1"/>
    <w:rsid w:val="00CF4EB0"/>
    <w:rsid w:val="00CF7BC6"/>
    <w:rsid w:val="00D006AC"/>
    <w:rsid w:val="00D05DE7"/>
    <w:rsid w:val="00D11249"/>
    <w:rsid w:val="00D170FE"/>
    <w:rsid w:val="00D2176E"/>
    <w:rsid w:val="00D238F2"/>
    <w:rsid w:val="00D27E1A"/>
    <w:rsid w:val="00D31876"/>
    <w:rsid w:val="00D325C7"/>
    <w:rsid w:val="00D35D55"/>
    <w:rsid w:val="00D40320"/>
    <w:rsid w:val="00D4255F"/>
    <w:rsid w:val="00D42FF8"/>
    <w:rsid w:val="00D44872"/>
    <w:rsid w:val="00D5047C"/>
    <w:rsid w:val="00D53416"/>
    <w:rsid w:val="00D539D0"/>
    <w:rsid w:val="00D603DC"/>
    <w:rsid w:val="00D632BE"/>
    <w:rsid w:val="00D71EF5"/>
    <w:rsid w:val="00D72D06"/>
    <w:rsid w:val="00D7522C"/>
    <w:rsid w:val="00D7536F"/>
    <w:rsid w:val="00D753BC"/>
    <w:rsid w:val="00D76668"/>
    <w:rsid w:val="00D8388C"/>
    <w:rsid w:val="00D95338"/>
    <w:rsid w:val="00D95CE0"/>
    <w:rsid w:val="00DA1E68"/>
    <w:rsid w:val="00DA6714"/>
    <w:rsid w:val="00DB06E6"/>
    <w:rsid w:val="00DB4E17"/>
    <w:rsid w:val="00DB5E06"/>
    <w:rsid w:val="00DC5EEF"/>
    <w:rsid w:val="00DD33DD"/>
    <w:rsid w:val="00DD37CD"/>
    <w:rsid w:val="00DD43A8"/>
    <w:rsid w:val="00DE11D0"/>
    <w:rsid w:val="00DE1978"/>
    <w:rsid w:val="00DE2A42"/>
    <w:rsid w:val="00DE30DB"/>
    <w:rsid w:val="00DE5412"/>
    <w:rsid w:val="00DE5E93"/>
    <w:rsid w:val="00DE68D2"/>
    <w:rsid w:val="00DF48A0"/>
    <w:rsid w:val="00DF54A1"/>
    <w:rsid w:val="00DF60A2"/>
    <w:rsid w:val="00DF7B30"/>
    <w:rsid w:val="00E01C14"/>
    <w:rsid w:val="00E059CE"/>
    <w:rsid w:val="00E07383"/>
    <w:rsid w:val="00E13A01"/>
    <w:rsid w:val="00E14239"/>
    <w:rsid w:val="00E165BC"/>
    <w:rsid w:val="00E21002"/>
    <w:rsid w:val="00E23D02"/>
    <w:rsid w:val="00E25849"/>
    <w:rsid w:val="00E25937"/>
    <w:rsid w:val="00E278E5"/>
    <w:rsid w:val="00E32261"/>
    <w:rsid w:val="00E33603"/>
    <w:rsid w:val="00E3641D"/>
    <w:rsid w:val="00E36A04"/>
    <w:rsid w:val="00E40BC0"/>
    <w:rsid w:val="00E43338"/>
    <w:rsid w:val="00E46F11"/>
    <w:rsid w:val="00E5059A"/>
    <w:rsid w:val="00E55EA6"/>
    <w:rsid w:val="00E57C3D"/>
    <w:rsid w:val="00E61E12"/>
    <w:rsid w:val="00E64876"/>
    <w:rsid w:val="00E654C0"/>
    <w:rsid w:val="00E6639E"/>
    <w:rsid w:val="00E665DC"/>
    <w:rsid w:val="00E665EF"/>
    <w:rsid w:val="00E66DE9"/>
    <w:rsid w:val="00E67E47"/>
    <w:rsid w:val="00E718A7"/>
    <w:rsid w:val="00E71D1D"/>
    <w:rsid w:val="00E72A74"/>
    <w:rsid w:val="00E73407"/>
    <w:rsid w:val="00E747D7"/>
    <w:rsid w:val="00E750A2"/>
    <w:rsid w:val="00E7596C"/>
    <w:rsid w:val="00E84D5F"/>
    <w:rsid w:val="00E874AB"/>
    <w:rsid w:val="00E878F2"/>
    <w:rsid w:val="00E92B29"/>
    <w:rsid w:val="00E93A64"/>
    <w:rsid w:val="00E95477"/>
    <w:rsid w:val="00EA135C"/>
    <w:rsid w:val="00EA1FD4"/>
    <w:rsid w:val="00EA39BB"/>
    <w:rsid w:val="00EA4357"/>
    <w:rsid w:val="00EA662D"/>
    <w:rsid w:val="00EA70E9"/>
    <w:rsid w:val="00EC3CF9"/>
    <w:rsid w:val="00EC4770"/>
    <w:rsid w:val="00EC47C0"/>
    <w:rsid w:val="00ED0149"/>
    <w:rsid w:val="00ED10BD"/>
    <w:rsid w:val="00ED2C83"/>
    <w:rsid w:val="00ED5E53"/>
    <w:rsid w:val="00ED624E"/>
    <w:rsid w:val="00EE02FE"/>
    <w:rsid w:val="00EE1D1F"/>
    <w:rsid w:val="00EE2D91"/>
    <w:rsid w:val="00EF24D9"/>
    <w:rsid w:val="00EF338F"/>
    <w:rsid w:val="00EF6654"/>
    <w:rsid w:val="00EF7DE3"/>
    <w:rsid w:val="00F00F9C"/>
    <w:rsid w:val="00F03103"/>
    <w:rsid w:val="00F0565F"/>
    <w:rsid w:val="00F1018A"/>
    <w:rsid w:val="00F103EE"/>
    <w:rsid w:val="00F1127D"/>
    <w:rsid w:val="00F11E07"/>
    <w:rsid w:val="00F148A2"/>
    <w:rsid w:val="00F160A6"/>
    <w:rsid w:val="00F21E13"/>
    <w:rsid w:val="00F234BB"/>
    <w:rsid w:val="00F2659C"/>
    <w:rsid w:val="00F271DE"/>
    <w:rsid w:val="00F27718"/>
    <w:rsid w:val="00F44EEE"/>
    <w:rsid w:val="00F55311"/>
    <w:rsid w:val="00F56FF8"/>
    <w:rsid w:val="00F627DA"/>
    <w:rsid w:val="00F62BF7"/>
    <w:rsid w:val="00F6670A"/>
    <w:rsid w:val="00F669FD"/>
    <w:rsid w:val="00F67676"/>
    <w:rsid w:val="00F7288F"/>
    <w:rsid w:val="00F74E64"/>
    <w:rsid w:val="00F82A0C"/>
    <w:rsid w:val="00F847A6"/>
    <w:rsid w:val="00F8665F"/>
    <w:rsid w:val="00F92476"/>
    <w:rsid w:val="00F93B11"/>
    <w:rsid w:val="00F9441B"/>
    <w:rsid w:val="00F94E07"/>
    <w:rsid w:val="00FA1340"/>
    <w:rsid w:val="00FA4BDD"/>
    <w:rsid w:val="00FA4C32"/>
    <w:rsid w:val="00FA4E42"/>
    <w:rsid w:val="00FA5B46"/>
    <w:rsid w:val="00FA6FE8"/>
    <w:rsid w:val="00FB3E78"/>
    <w:rsid w:val="00FB59FF"/>
    <w:rsid w:val="00FB5D52"/>
    <w:rsid w:val="00FB6B8F"/>
    <w:rsid w:val="00FC76DF"/>
    <w:rsid w:val="00FD228A"/>
    <w:rsid w:val="00FD4C69"/>
    <w:rsid w:val="00FD4FA8"/>
    <w:rsid w:val="00FD5B98"/>
    <w:rsid w:val="00FE3DBE"/>
    <w:rsid w:val="00FE5DC5"/>
    <w:rsid w:val="00FE7114"/>
    <w:rsid w:val="00FF7964"/>
    <w:rsid w:val="1F338AF2"/>
    <w:rsid w:val="3E540BBC"/>
    <w:rsid w:val="573F75DD"/>
    <w:rsid w:val="6DA61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6A7A0E"/>
  <w15:chartTrackingRefBased/>
  <w15:docId w15:val="{3D3DE528-A7C3-9B4E-870E-8ABCDF3E1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center"/>
    </w:pPr>
  </w:style>
  <w:style w:type="paragraph" w:styleId="Heading1">
    <w:name w:val="heading 1"/>
    <w:basedOn w:val="Normal"/>
    <w:next w:val="Normal"/>
    <w:qFormat/>
    <w:rsid w:val="006B6B66"/>
    <w:pPr>
      <w:keepNext/>
      <w:keepLines/>
      <w:numPr>
        <w:numId w:val="4"/>
      </w:numPr>
      <w:tabs>
        <w:tab w:val="left" w:pos="216"/>
      </w:tabs>
      <w:spacing w:before="160" w:after="80"/>
      <w:ind w:firstLine="0"/>
      <w:outlineLvl w:val="0"/>
    </w:pPr>
    <w:rPr>
      <w:smallCaps/>
      <w:noProof/>
    </w:rPr>
  </w:style>
  <w:style w:type="paragraph" w:styleId="Heading2">
    <w:name w:val="heading 2"/>
    <w:basedOn w:val="Normal"/>
    <w:next w:val="Normal"/>
    <w:qFormat/>
    <w:rsid w:val="00ED0149"/>
    <w:pPr>
      <w:keepNext/>
      <w:keepLines/>
      <w:numPr>
        <w:ilvl w:val="1"/>
        <w:numId w:val="4"/>
      </w:numPr>
      <w:tabs>
        <w:tab w:val="clear" w:pos="360"/>
        <w:tab w:val="num" w:pos="288"/>
      </w:tabs>
      <w:spacing w:before="120" w:after="60"/>
      <w:jc w:val="left"/>
      <w:outlineLvl w:val="1"/>
    </w:pPr>
    <w:rPr>
      <w:i/>
      <w:iCs/>
      <w:noProof/>
    </w:rPr>
  </w:style>
  <w:style w:type="paragraph" w:styleId="Heading3">
    <w:name w:val="heading 3"/>
    <w:basedOn w:val="Normal"/>
    <w:next w:val="Normal"/>
    <w:qFormat/>
    <w:rsid w:val="00794804"/>
    <w:pPr>
      <w:numPr>
        <w:ilvl w:val="2"/>
        <w:numId w:val="4"/>
      </w:numPr>
      <w:spacing w:line="240" w:lineRule="exact"/>
      <w:ind w:firstLine="288"/>
      <w:jc w:val="both"/>
      <w:outlineLvl w:val="2"/>
    </w:pPr>
    <w:rPr>
      <w:i/>
      <w:iCs/>
      <w:noProof/>
    </w:rPr>
  </w:style>
  <w:style w:type="paragraph" w:styleId="Heading4">
    <w:name w:val="heading 4"/>
    <w:basedOn w:val="Normal"/>
    <w:next w:val="Normal"/>
    <w:qFormat/>
    <w:rsid w:val="00794804"/>
    <w:pPr>
      <w:numPr>
        <w:ilvl w:val="3"/>
        <w:numId w:val="4"/>
      </w:numPr>
      <w:tabs>
        <w:tab w:val="clear" w:pos="630"/>
        <w:tab w:val="left" w:pos="720"/>
      </w:tabs>
      <w:spacing w:before="40" w:after="40"/>
      <w:ind w:firstLine="504"/>
      <w:jc w:val="both"/>
      <w:outlineLvl w:val="3"/>
    </w:pPr>
    <w:rPr>
      <w:i/>
      <w:iCs/>
      <w:noProof/>
    </w:rPr>
  </w:style>
  <w:style w:type="paragraph" w:styleId="Heading5">
    <w:name w:val="heading 5"/>
    <w:basedOn w:val="Normal"/>
    <w:next w:val="Normal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rsid w:val="00972203"/>
    <w:pPr>
      <w:spacing w:after="200"/>
      <w:ind w:firstLine="272"/>
      <w:jc w:val="both"/>
    </w:pPr>
    <w:rPr>
      <w:b/>
      <w:bCs/>
      <w:sz w:val="18"/>
      <w:szCs w:val="18"/>
    </w:rPr>
  </w:style>
  <w:style w:type="paragraph" w:customStyle="1" w:styleId="Affiliation">
    <w:name w:val="Affiliation"/>
    <w:pPr>
      <w:jc w:val="center"/>
    </w:pPr>
  </w:style>
  <w:style w:type="paragraph" w:customStyle="1" w:styleId="Author">
    <w:name w:val="Author"/>
    <w:pPr>
      <w:spacing w:before="360" w:after="40"/>
      <w:jc w:val="center"/>
    </w:pPr>
    <w:rPr>
      <w:noProof/>
      <w:sz w:val="22"/>
      <w:szCs w:val="22"/>
    </w:rPr>
  </w:style>
  <w:style w:type="paragraph" w:styleId="BodyText">
    <w:name w:val="Body Text"/>
    <w:basedOn w:val="Normal"/>
    <w:link w:val="BodyTextChar"/>
    <w:rsid w:val="00E7596C"/>
    <w:pPr>
      <w:tabs>
        <w:tab w:val="left" w:pos="288"/>
      </w:tabs>
      <w:spacing w:after="120" w:line="228" w:lineRule="auto"/>
      <w:ind w:firstLine="288"/>
      <w:jc w:val="both"/>
    </w:pPr>
    <w:rPr>
      <w:spacing w:val="-1"/>
      <w:lang w:val="x-none" w:eastAsia="x-none"/>
    </w:rPr>
  </w:style>
  <w:style w:type="character" w:customStyle="1" w:styleId="BodyTextChar">
    <w:name w:val="Body Text Char"/>
    <w:link w:val="BodyText"/>
    <w:rsid w:val="00E7596C"/>
    <w:rPr>
      <w:spacing w:val="-1"/>
      <w:lang w:val="x-none" w:eastAsia="x-none"/>
    </w:rPr>
  </w:style>
  <w:style w:type="paragraph" w:customStyle="1" w:styleId="bulletlist">
    <w:name w:val="bullet list"/>
    <w:basedOn w:val="BodyText"/>
    <w:rsid w:val="001B67DC"/>
    <w:pPr>
      <w:numPr>
        <w:numId w:val="1"/>
      </w:numPr>
      <w:tabs>
        <w:tab w:val="clear" w:pos="648"/>
      </w:tabs>
      <w:ind w:left="576" w:hanging="288"/>
    </w:pPr>
  </w:style>
  <w:style w:type="paragraph" w:customStyle="1" w:styleId="equation">
    <w:name w:val="equation"/>
    <w:basedOn w:val="Normal"/>
    <w:rsid w:val="008A2C7D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5B0344"/>
    <w:pPr>
      <w:numPr>
        <w:numId w:val="2"/>
      </w:numPr>
      <w:tabs>
        <w:tab w:val="left" w:pos="533"/>
      </w:tabs>
      <w:spacing w:before="80" w:after="200"/>
      <w:ind w:left="0" w:firstLine="0"/>
      <w:jc w:val="both"/>
    </w:pPr>
    <w:rPr>
      <w:noProof/>
      <w:sz w:val="16"/>
      <w:szCs w:val="16"/>
    </w:rPr>
  </w:style>
  <w:style w:type="paragraph" w:customStyle="1" w:styleId="footnote">
    <w:name w:val="footnote"/>
    <w:pPr>
      <w:framePr w:hSpace="187" w:vSpace="187" w:wrap="notBeside" w:vAnchor="text" w:hAnchor="page" w:x="6121" w:y="577"/>
      <w:numPr>
        <w:numId w:val="3"/>
      </w:numPr>
      <w:spacing w:after="40"/>
    </w:pPr>
    <w:rPr>
      <w:sz w:val="16"/>
      <w:szCs w:val="16"/>
    </w:rPr>
  </w:style>
  <w:style w:type="paragraph" w:customStyle="1" w:styleId="papersubtitle">
    <w:name w:val="paper subtitle"/>
    <w:pPr>
      <w:spacing w:after="120"/>
      <w:jc w:val="center"/>
    </w:pPr>
    <w:rPr>
      <w:rFonts w:eastAsia="MS Mincho"/>
      <w:noProof/>
      <w:sz w:val="28"/>
      <w:szCs w:val="28"/>
    </w:rPr>
  </w:style>
  <w:style w:type="paragraph" w:customStyle="1" w:styleId="papertitle">
    <w:name w:val="paper title"/>
    <w:pPr>
      <w:spacing w:after="120"/>
      <w:jc w:val="center"/>
    </w:pPr>
    <w:rPr>
      <w:rFonts w:eastAsia="MS Mincho"/>
      <w:noProof/>
      <w:sz w:val="48"/>
      <w:szCs w:val="48"/>
    </w:rPr>
  </w:style>
  <w:style w:type="paragraph" w:customStyle="1" w:styleId="references">
    <w:name w:val="references"/>
    <w:pPr>
      <w:numPr>
        <w:numId w:val="8"/>
      </w:numPr>
      <w:spacing w:after="50" w:line="180" w:lineRule="exact"/>
      <w:jc w:val="both"/>
    </w:pPr>
    <w:rPr>
      <w:rFonts w:eastAsia="MS Mincho"/>
      <w:noProof/>
      <w:sz w:val="16"/>
      <w:szCs w:val="16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sz w:val="16"/>
      <w:szCs w:val="16"/>
    </w:rPr>
  </w:style>
  <w:style w:type="paragraph" w:customStyle="1" w:styleId="tablecolhead">
    <w:name w:val="table col head"/>
    <w:basedOn w:val="Normal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</w:rPr>
  </w:style>
  <w:style w:type="paragraph" w:customStyle="1" w:styleId="tablefootnote">
    <w:name w:val="table footnote"/>
    <w:rsid w:val="005E2800"/>
    <w:pPr>
      <w:numPr>
        <w:numId w:val="24"/>
      </w:numPr>
      <w:spacing w:before="60" w:after="30"/>
      <w:ind w:left="58" w:hanging="29"/>
      <w:jc w:val="right"/>
    </w:pPr>
    <w:rPr>
      <w:sz w:val="12"/>
      <w:szCs w:val="12"/>
    </w:rPr>
  </w:style>
  <w:style w:type="paragraph" w:customStyle="1" w:styleId="tablehead">
    <w:name w:val="table head"/>
    <w:pPr>
      <w:numPr>
        <w:numId w:val="9"/>
      </w:numPr>
      <w:spacing w:before="240" w:after="120" w:line="216" w:lineRule="auto"/>
      <w:jc w:val="center"/>
    </w:pPr>
    <w:rPr>
      <w:smallCaps/>
      <w:noProof/>
      <w:sz w:val="16"/>
      <w:szCs w:val="16"/>
    </w:rPr>
  </w:style>
  <w:style w:type="paragraph" w:customStyle="1" w:styleId="Keywords">
    <w:name w:val="Keywords"/>
    <w:basedOn w:val="Abstract"/>
    <w:qFormat/>
    <w:rsid w:val="00F9441B"/>
    <w:pPr>
      <w:spacing w:after="120"/>
      <w:ind w:firstLine="274"/>
    </w:pPr>
    <w:rPr>
      <w:i/>
    </w:rPr>
  </w:style>
  <w:style w:type="paragraph" w:styleId="Header">
    <w:name w:val="header"/>
    <w:basedOn w:val="Normal"/>
    <w:link w:val="HeaderChar"/>
    <w:rsid w:val="001A3B3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1A3B3D"/>
  </w:style>
  <w:style w:type="paragraph" w:styleId="Footer">
    <w:name w:val="footer"/>
    <w:basedOn w:val="Normal"/>
    <w:link w:val="FooterChar"/>
    <w:rsid w:val="001A3B3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1A3B3D"/>
  </w:style>
  <w:style w:type="paragraph" w:styleId="ListParagraph">
    <w:name w:val="List Paragraph"/>
    <w:basedOn w:val="Normal"/>
    <w:uiPriority w:val="34"/>
    <w:qFormat/>
    <w:rsid w:val="0023117B"/>
    <w:pPr>
      <w:ind w:left="720"/>
      <w:contextualSpacing/>
    </w:pPr>
  </w:style>
  <w:style w:type="paragraph" w:styleId="Caption">
    <w:name w:val="caption"/>
    <w:basedOn w:val="Normal"/>
    <w:next w:val="Normal"/>
    <w:unhideWhenUsed/>
    <w:qFormat/>
    <w:rsid w:val="0023117B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1966A8"/>
    <w:pPr>
      <w:spacing w:before="100" w:beforeAutospacing="1" w:after="100" w:afterAutospacing="1"/>
      <w:jc w:val="left"/>
    </w:pPr>
    <w:rPr>
      <w:rFonts w:eastAsia="Times New Roman"/>
      <w:sz w:val="24"/>
      <w:szCs w:val="24"/>
      <w:lang w:val="en-CA"/>
    </w:rPr>
  </w:style>
  <w:style w:type="paragraph" w:styleId="Revision">
    <w:name w:val="Revision"/>
    <w:hidden/>
    <w:uiPriority w:val="99"/>
    <w:semiHidden/>
    <w:rsid w:val="002220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56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5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D05EE43D05544C93543DC1C68875F9" ma:contentTypeVersion="4" ma:contentTypeDescription="Create a new document." ma:contentTypeScope="" ma:versionID="04ede520a54826039f3c2afee1496eb6">
  <xsd:schema xmlns:xsd="http://www.w3.org/2001/XMLSchema" xmlns:xs="http://www.w3.org/2001/XMLSchema" xmlns:p="http://schemas.microsoft.com/office/2006/metadata/properties" xmlns:ns2="fc47c320-e2b7-49de-bfd5-77deffd54be6" targetNamespace="http://schemas.microsoft.com/office/2006/metadata/properties" ma:root="true" ma:fieldsID="78c9330c11104345fa41c58b96e215bb" ns2:_="">
    <xsd:import namespace="fc47c320-e2b7-49de-bfd5-77deffd54be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47c320-e2b7-49de-bfd5-77deffd54be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E966C7F-158E-4883-86A6-4454069232B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F22A810-C127-4A6F-9FEC-22341CA4D42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758C52C-1D30-4D2C-8179-DEE4FF0E7F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47c320-e2b7-49de-bfd5-77deffd54be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C30DF63-6E9C-4D99-81FD-4BA2BD3C70B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1312</Words>
  <Characters>7485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8780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Aiman Abdulrazak</cp:lastModifiedBy>
  <cp:revision>2</cp:revision>
  <dcterms:created xsi:type="dcterms:W3CDTF">2021-11-29T21:32:00Z</dcterms:created>
  <dcterms:modified xsi:type="dcterms:W3CDTF">2021-11-29T21:32:00Z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0x0101001DD05EE43D05544C93543DC1C68875F9</vt:lpwstr>
  </property>
</Properties>
</file>